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9923C5">
      <w:pPr>
        <w:spacing w:after="0" w:line="360"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9923C5">
      <w:pPr>
        <w:spacing w:after="0" w:line="360" w:lineRule="auto"/>
      </w:pPr>
    </w:p>
    <w:p w14:paraId="373AB106" w14:textId="557F433A" w:rsidR="00567FC0" w:rsidRDefault="00567FC0" w:rsidP="009923C5">
      <w:pPr>
        <w:spacing w:after="0" w:line="360" w:lineRule="auto"/>
        <w:rPr>
          <w:i/>
          <w:iCs/>
        </w:rPr>
      </w:pPr>
      <w:r>
        <w:rPr>
          <w:i/>
          <w:iCs/>
        </w:rPr>
        <w:t>#Authorship to be determined</w:t>
      </w:r>
    </w:p>
    <w:p w14:paraId="0E42E357" w14:textId="15AF1AEA" w:rsidR="002C1DD2" w:rsidRDefault="002C1DD2" w:rsidP="009923C5">
      <w:pPr>
        <w:spacing w:after="0" w:line="360" w:lineRule="auto"/>
        <w:rPr>
          <w:i/>
          <w:iCs/>
        </w:rPr>
      </w:pPr>
    </w:p>
    <w:p w14:paraId="79A83774" w14:textId="3C5D313F" w:rsidR="002C1DD2" w:rsidRDefault="002C1DD2" w:rsidP="009923C5">
      <w:pPr>
        <w:spacing w:after="0" w:line="360" w:lineRule="auto"/>
        <w:rPr>
          <w:i/>
          <w:iCs/>
        </w:rPr>
      </w:pPr>
      <w:r>
        <w:rPr>
          <w:i/>
          <w:iCs/>
        </w:rPr>
        <w:t>Data contributions: Jonathan Brucker and Matt Davis</w:t>
      </w:r>
    </w:p>
    <w:p w14:paraId="5E3713D4" w14:textId="2F01E6D8" w:rsidR="002C1DD2" w:rsidRDefault="002C1DD2" w:rsidP="009923C5">
      <w:pPr>
        <w:spacing w:after="0" w:line="360" w:lineRule="auto"/>
        <w:rPr>
          <w:i/>
          <w:iCs/>
        </w:rPr>
      </w:pPr>
      <w:r>
        <w:rPr>
          <w:i/>
          <w:iCs/>
        </w:rPr>
        <w:t>Analytical and writing: Jennifer Moore, Fred Johnson, Ed Camp, Steve Geiger</w:t>
      </w:r>
    </w:p>
    <w:p w14:paraId="7701B512" w14:textId="331A6F50" w:rsidR="00043085" w:rsidRDefault="00043085" w:rsidP="009923C5">
      <w:pPr>
        <w:spacing w:after="0" w:line="360" w:lineRule="auto"/>
        <w:rPr>
          <w:i/>
          <w:iCs/>
        </w:rPr>
      </w:pPr>
    </w:p>
    <w:p w14:paraId="182D31B2" w14:textId="1825F80B" w:rsidR="00043085" w:rsidRDefault="00043085" w:rsidP="009923C5">
      <w:pPr>
        <w:spacing w:after="0" w:line="360" w:lineRule="auto"/>
        <w:rPr>
          <w:i/>
          <w:iCs/>
        </w:rPr>
      </w:pPr>
      <w:r>
        <w:rPr>
          <w:i/>
          <w:iCs/>
        </w:rPr>
        <w:t>Request review from J Harper</w:t>
      </w:r>
    </w:p>
    <w:p w14:paraId="2D18930A" w14:textId="77777777" w:rsidR="00567FC0" w:rsidRDefault="00567FC0" w:rsidP="009923C5">
      <w:pPr>
        <w:spacing w:after="0" w:line="360" w:lineRule="auto"/>
        <w:rPr>
          <w:i/>
          <w:iCs/>
        </w:rPr>
      </w:pPr>
    </w:p>
    <w:p w14:paraId="7BC54837" w14:textId="4E445E8B" w:rsidR="003664CE" w:rsidRDefault="003664CE" w:rsidP="009923C5">
      <w:pPr>
        <w:spacing w:after="0" w:line="360" w:lineRule="auto"/>
      </w:pPr>
      <w:r>
        <w:rPr>
          <w:i/>
          <w:iCs/>
        </w:rPr>
        <w:t>Abstract</w:t>
      </w:r>
    </w:p>
    <w:p w14:paraId="237A7CEE" w14:textId="77777777" w:rsidR="003664CE" w:rsidRDefault="003664CE" w:rsidP="009923C5">
      <w:pPr>
        <w:spacing w:after="0" w:line="360" w:lineRule="auto"/>
      </w:pPr>
    </w:p>
    <w:p w14:paraId="7C545CEA" w14:textId="4348E36A" w:rsidR="009D442A" w:rsidRDefault="000142BB" w:rsidP="009923C5">
      <w:pPr>
        <w:spacing w:after="0" w:line="360" w:lineRule="auto"/>
      </w:pPr>
      <w:r w:rsidRPr="000142BB">
        <w:rPr>
          <w:i/>
          <w:iCs/>
        </w:rPr>
        <w:t>Introduction</w:t>
      </w:r>
      <w:r w:rsidRPr="000142BB">
        <w:t xml:space="preserve"> - </w:t>
      </w:r>
      <w:r w:rsidR="006D6B61">
        <w:t>Eastern oyster populations in the northern Gulf of Mexico are depressed from historic</w:t>
      </w:r>
      <w:r w:rsidR="00DD1933">
        <w:t>al</w:t>
      </w:r>
      <w:r w:rsidR="006D6B61">
        <w:t xml:space="preserve">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declared state or federal level </w:t>
      </w:r>
      <w:r w:rsidR="00F952AC">
        <w:t xml:space="preserve">oyster </w:t>
      </w:r>
      <w:r w:rsidR="0079387B">
        <w:t>fishery disasters</w:t>
      </w:r>
      <w:r w:rsidR="005E6CE4">
        <w:t>,</w:t>
      </w:r>
      <w:r w:rsidR="0079387B">
        <w:t xml:space="preserve"> </w:t>
      </w:r>
      <w:r w:rsidR="00333E32">
        <w:t>with several of these states implementing fishery closures in response to the depressed status of oyster stocks (i.e., Mobile Bay in Alabama, Apalachicola Bay in Florida, Galveston Bay in Texas). To date, only one of these stocks (Mobile Bay) has reopened to harvest. The p</w:t>
      </w:r>
      <w:r w:rsidR="006A429C">
        <w:t>otential</w:t>
      </w:r>
      <w:r w:rsidR="00333E32">
        <w:t xml:space="preserve"> reasons for regional oyster declines </w:t>
      </w:r>
      <w:r w:rsidR="0070216B">
        <w:t>includ</w:t>
      </w:r>
      <w:r w:rsidR="00333E32">
        <w:t>e</w:t>
      </w:r>
      <w:r w:rsidR="0070216B">
        <w:t xml:space="preserve"> </w:t>
      </w:r>
      <w:r w:rsidR="0079387B">
        <w:t xml:space="preserve">prolonged drought, </w:t>
      </w:r>
      <w:r w:rsidR="00276FC6">
        <w:t>extrem</w:t>
      </w:r>
      <w:r w:rsidR="0079387B">
        <w:t>e rain events, freshwater releases from water management structures</w:t>
      </w:r>
      <w:r w:rsidR="00333E32">
        <w:t>, environmental degradation</w:t>
      </w:r>
      <w:r w:rsidR="009D4656">
        <w:t>,</w:t>
      </w:r>
      <w:r w:rsidR="0079387B">
        <w:t xml:space="preserve"> </w:t>
      </w:r>
      <w:r w:rsidR="009D4656">
        <w:t>over-</w:t>
      </w:r>
      <w:r w:rsidR="00E86D6E">
        <w:t>harvesting) and insufficient cultching</w:t>
      </w:r>
      <w:r w:rsidR="00B579B8">
        <w:t xml:space="preserve"> </w:t>
      </w:r>
      <w:r w:rsidR="0079387B">
        <w:t>(</w:t>
      </w:r>
      <w:r w:rsidR="00DD1933">
        <w:t xml:space="preserve">Petes et al. 2012; Pine et al. 2015; Gledhill et al. </w:t>
      </w:r>
      <w:commentRangeStart w:id="0"/>
      <w:r w:rsidR="00DD1933">
        <w:t>2020</w:t>
      </w:r>
      <w:commentRangeEnd w:id="0"/>
      <w:r w:rsidR="00DD1933">
        <w:rPr>
          <w:rStyle w:val="CommentReference"/>
        </w:rPr>
        <w:commentReference w:id="0"/>
      </w:r>
      <w:r w:rsidR="00DD1933">
        <w:t>; Du et al. 2021; Herrmann ABCD</w:t>
      </w:r>
      <w:r w:rsidR="0079387B">
        <w:t>)</w:t>
      </w:r>
      <w:r w:rsidR="005E6CE4">
        <w:t xml:space="preserve">. </w:t>
      </w:r>
      <w:r w:rsidR="007904A2">
        <w:t>In 2014, Florida filed suit against Georgia in the US Supreme Court over water management in the Apalachicola River (</w:t>
      </w:r>
      <w:hyperlink r:id="rId10" w:history="1">
        <w:r w:rsidR="0042044B" w:rsidRPr="00D135D0">
          <w:rPr>
            <w:rStyle w:val="Hyperlink"/>
          </w:rPr>
          <w:t>https://www.ca10.uscourts.gov/special-master-docket/001</w:t>
        </w:r>
      </w:hyperlink>
      <w:r w:rsidR="007904A2">
        <w:t>)</w:t>
      </w:r>
      <w:r w:rsidR="0042044B">
        <w:t>, arguing</w:t>
      </w:r>
      <w:r w:rsidR="007904A2">
        <w:t xml:space="preserve"> that </w:t>
      </w:r>
      <w:r w:rsidR="0042044B">
        <w:t xml:space="preserve">excessive </w:t>
      </w:r>
      <w:r w:rsidR="007904A2">
        <w:t xml:space="preserve">water use in the Georgia portion of the Apalachicola-Chattahoochee-Flint river basin contributed to the 2012 oyster population collapse in Apalachicola Bay (Kelly </w:t>
      </w:r>
      <w:commentRangeStart w:id="1"/>
      <w:r w:rsidR="007904A2">
        <w:t>2019</w:t>
      </w:r>
      <w:commentRangeEnd w:id="1"/>
      <w:r w:rsidR="007904A2">
        <w:rPr>
          <w:rStyle w:val="CommentReference"/>
        </w:rPr>
        <w:commentReference w:id="1"/>
      </w:r>
      <w:r w:rsidR="007904A2">
        <w:t xml:space="preserve">). </w:t>
      </w:r>
      <w:r w:rsidR="0042044B">
        <w:t>Additionally, t</w:t>
      </w:r>
      <w:r w:rsidR="00276FC6">
        <w:t xml:space="preserve">he sinking of the </w:t>
      </w:r>
      <w:r w:rsidR="00276FC6">
        <w:rPr>
          <w:i/>
          <w:iCs/>
        </w:rPr>
        <w:t>Deepwater Horizon</w:t>
      </w:r>
      <w:r w:rsidR="00276FC6">
        <w:t xml:space="preserve"> and subsequent oil spill </w:t>
      </w:r>
      <w:r w:rsidR="00DD1933">
        <w:t xml:space="preserve">damaged oyster populations in the Gulf of Mexico </w:t>
      </w:r>
      <w:r w:rsidR="00276FC6">
        <w:t xml:space="preserve">(Deepwater Horizon Natural Resources Damage Assessment Trustees, 2016). </w:t>
      </w:r>
      <w:r w:rsidR="0063063C">
        <w:t>Subsequent settlements resulting from legal proceedings and regulatory fines</w:t>
      </w:r>
      <w:r w:rsidR="0042044B">
        <w:t xml:space="preserve"> have</w:t>
      </w:r>
      <w:r w:rsidR="00276FC6">
        <w:t xml:space="preserve"> created substantial funding opportunities (more than $199M U</w:t>
      </w:r>
      <w:r w:rsidR="00DD1933">
        <w:t>S</w:t>
      </w:r>
      <w:r w:rsidR="00276FC6">
        <w:t xml:space="preserve">) for oyster restoration in the Gulf of Mexico. The dollars allocated for restoration exceeded the annual value of oyster landings (Pine et al. 2022). </w:t>
      </w:r>
      <w:commentRangeStart w:id="2"/>
      <w:ins w:id="3" w:author="Sandra Brooke" w:date="2022-07-08T16:31:00Z">
        <w:r w:rsidR="004601D2" w:rsidRPr="00151BFE">
          <w:rPr>
            <w:strike/>
          </w:rPr>
          <w:t xml:space="preserve">However, </w:t>
        </w:r>
      </w:ins>
      <w:ins w:id="4" w:author="Tara Stewart Merrill" w:date="2022-07-03T09:46:00Z">
        <w:del w:id="5" w:author="Sandra Brooke" w:date="2022-07-08T16:31:00Z">
          <w:r w:rsidR="0042044B" w:rsidRPr="00151BFE" w:rsidDel="004601D2">
            <w:rPr>
              <w:strike/>
            </w:rPr>
            <w:delText>I</w:delText>
          </w:r>
        </w:del>
      </w:ins>
      <w:ins w:id="6" w:author="Sandra Brooke" w:date="2022-07-08T16:31:00Z">
        <w:r w:rsidR="004601D2" w:rsidRPr="00151BFE">
          <w:rPr>
            <w:strike/>
          </w:rPr>
          <w:t>i</w:t>
        </w:r>
      </w:ins>
      <w:ins w:id="7" w:author="Tara Stewart Merrill" w:date="2022-07-03T09:46:00Z">
        <w:r w:rsidR="0042044B" w:rsidRPr="00151BFE">
          <w:rPr>
            <w:strike/>
          </w:rPr>
          <w:t>t is</w:t>
        </w:r>
        <w:del w:id="8" w:author="Sandra Brooke" w:date="2022-07-08T16:31:00Z">
          <w:r w:rsidR="0042044B" w:rsidRPr="00151BFE" w:rsidDel="004601D2">
            <w:rPr>
              <w:strike/>
            </w:rPr>
            <w:delText xml:space="preserve"> therefore</w:delText>
          </w:r>
        </w:del>
        <w:r w:rsidR="0042044B" w:rsidRPr="00151BFE">
          <w:rPr>
            <w:strike/>
          </w:rPr>
          <w:t xml:space="preserve"> </w:t>
        </w:r>
      </w:ins>
      <w:ins w:id="9" w:author="Tara Stewart Merrill" w:date="2022-07-03T09:48:00Z">
        <w:r w:rsidR="0042044B" w:rsidRPr="00151BFE">
          <w:rPr>
            <w:strike/>
          </w:rPr>
          <w:t xml:space="preserve">critical </w:t>
        </w:r>
      </w:ins>
      <w:ins w:id="10" w:author="Tara Stewart Merrill" w:date="2022-07-03T09:46:00Z">
        <w:r w:rsidR="0042044B" w:rsidRPr="00151BFE">
          <w:rPr>
            <w:strike/>
          </w:rPr>
          <w:t>to assess the efficacy and cost-effectiveness of restoration initiatives</w:t>
        </w:r>
      </w:ins>
      <w:ins w:id="11" w:author="Sandra Brooke" w:date="2022-07-08T16:30:00Z">
        <w:r w:rsidR="00B146E0" w:rsidRPr="00151BFE">
          <w:rPr>
            <w:strike/>
          </w:rPr>
          <w:t xml:space="preserve"> in terms of</w:t>
        </w:r>
      </w:ins>
      <w:ins w:id="12" w:author="Sandra Brooke" w:date="2022-07-08T16:31:00Z">
        <w:r w:rsidR="00B146E0" w:rsidRPr="00151BFE">
          <w:rPr>
            <w:strike/>
          </w:rPr>
          <w:t xml:space="preserve"> </w:t>
        </w:r>
        <w:r w:rsidR="004601D2" w:rsidRPr="00151BFE">
          <w:rPr>
            <w:strike/>
          </w:rPr>
          <w:t>all ecosystem and ecological se</w:t>
        </w:r>
      </w:ins>
      <w:ins w:id="13" w:author="Sandra Brooke" w:date="2022-07-08T16:32:00Z">
        <w:r w:rsidR="004601D2" w:rsidRPr="00151BFE">
          <w:rPr>
            <w:strike/>
          </w:rPr>
          <w:t xml:space="preserve">rvices, not just fishery income. </w:t>
        </w:r>
      </w:ins>
      <w:ins w:id="14" w:author="Tara Stewart Merrill" w:date="2022-07-03T09:46:00Z">
        <w:del w:id="15" w:author="Sandra Brooke" w:date="2022-07-08T16:32:00Z">
          <w:r w:rsidR="0042044B" w:rsidRPr="00151BFE" w:rsidDel="004601D2">
            <w:rPr>
              <w:strike/>
            </w:rPr>
            <w:delText>.</w:delText>
          </w:r>
        </w:del>
      </w:ins>
      <w:del w:id="16" w:author="Tara Stewart Merrill" w:date="2022-07-03T09:46:00Z">
        <w:r w:rsidR="00276FC6" w:rsidDel="0042044B">
          <w:delText xml:space="preserve"> </w:delText>
        </w:r>
      </w:del>
      <w:commentRangeEnd w:id="2"/>
      <w:r w:rsidR="00151BFE">
        <w:rPr>
          <w:rStyle w:val="CommentReference"/>
        </w:rPr>
        <w:commentReference w:id="2"/>
      </w:r>
    </w:p>
    <w:p w14:paraId="12E59DFE" w14:textId="7BC42928" w:rsidR="00276FC6" w:rsidRDefault="00276FC6" w:rsidP="009923C5">
      <w:pPr>
        <w:spacing w:after="0" w:line="360" w:lineRule="auto"/>
        <w:ind w:firstLine="720"/>
      </w:pPr>
      <w:r>
        <w:lastRenderedPageBreak/>
        <w:t xml:space="preserve">Many proposed, ongoing, and historical oyster restoration efforts focus on </w:t>
      </w:r>
      <w:r w:rsidR="00277D75">
        <w:t>adding hard</w:t>
      </w:r>
      <w:r w:rsidR="00D31075">
        <w:t xml:space="preserve"> substrate </w:t>
      </w:r>
      <w:r>
        <w:t xml:space="preserve">for oyster </w:t>
      </w:r>
      <w:r w:rsidR="002A2133">
        <w:t>settlement</w:t>
      </w:r>
      <w:r>
        <w:t xml:space="preserve"> (Howie and Bishop 2021)</w:t>
      </w:r>
      <w:r w:rsidR="00151BFE">
        <w:t xml:space="preserve"> to replace oyster cultch, a matrix of living and dead material that was removed or displaced by fishing practices (Swift 1897; Lenihan et al. 2000; Pine et al. 2015)</w:t>
      </w:r>
      <w:r>
        <w:t xml:space="preserve">. Adding this material is </w:t>
      </w:r>
      <w:r w:rsidR="0063063C">
        <w:t xml:space="preserve">often </w:t>
      </w:r>
      <w:r w:rsidR="00D31075">
        <w:t xml:space="preserve">done </w:t>
      </w:r>
      <w:r>
        <w:t>to</w:t>
      </w:r>
      <w:r w:rsidR="00151BFE">
        <w:t xml:space="preserve"> replace material lost or</w:t>
      </w:r>
      <w:r>
        <w:t xml:space="preserve"> promote a positive oyster shell budget</w:t>
      </w:r>
      <w:r w:rsidR="00151BFE">
        <w:t xml:space="preserve"> to create settlement sites for oyster spat settlement</w:t>
      </w:r>
      <w:r w:rsidR="00696CB5">
        <w:t>.</w:t>
      </w:r>
      <w:r>
        <w:t xml:space="preserve"> These </w:t>
      </w:r>
      <w:commentRangeStart w:id="17"/>
      <w:commentRangeStart w:id="18"/>
      <w:r>
        <w:t xml:space="preserve">restoration efforts </w:t>
      </w:r>
      <w:commentRangeEnd w:id="17"/>
      <w:r w:rsidR="00BE442B">
        <w:rPr>
          <w:rStyle w:val="CommentReference"/>
        </w:rPr>
        <w:commentReference w:id="17"/>
      </w:r>
      <w:commentRangeEnd w:id="18"/>
      <w:r w:rsidR="00151BFE">
        <w:rPr>
          <w:rStyle w:val="CommentReference"/>
        </w:rPr>
        <w:commentReference w:id="18"/>
      </w:r>
      <w:r>
        <w:t xml:space="preserve">attempt </w:t>
      </w:r>
      <w:commentRangeStart w:id="19"/>
      <w:commentRangeStart w:id="20"/>
      <w:r>
        <w:t>to shift oyster reefs from an observed low</w:t>
      </w:r>
      <w:r w:rsidR="00151BFE">
        <w:t>,</w:t>
      </w:r>
      <w:r>
        <w:t xml:space="preserve"> but </w:t>
      </w:r>
      <w:commentRangeStart w:id="21"/>
      <w:commentRangeStart w:id="22"/>
      <w:r>
        <w:t>resilient</w:t>
      </w:r>
      <w:r w:rsidR="00151BFE">
        <w:t>,</w:t>
      </w:r>
      <w:r>
        <w:t xml:space="preserve"> </w:t>
      </w:r>
      <w:commentRangeEnd w:id="21"/>
      <w:r w:rsidR="009A1AC2">
        <w:rPr>
          <w:rStyle w:val="CommentReference"/>
        </w:rPr>
        <w:commentReference w:id="21"/>
      </w:r>
      <w:commentRangeEnd w:id="22"/>
      <w:r w:rsidR="00151BFE">
        <w:rPr>
          <w:rStyle w:val="CommentReference"/>
        </w:rPr>
        <w:commentReference w:id="22"/>
      </w:r>
      <w:r>
        <w:t>state to a more desired productive state</w:t>
      </w:r>
      <w:commentRangeEnd w:id="19"/>
      <w:r w:rsidR="009E28DD">
        <w:rPr>
          <w:rStyle w:val="CommentReference"/>
        </w:rPr>
        <w:commentReference w:id="19"/>
      </w:r>
      <w:commentRangeEnd w:id="20"/>
      <w:r w:rsidR="00151BFE">
        <w:rPr>
          <w:rStyle w:val="CommentReference"/>
        </w:rPr>
        <w:commentReference w:id="20"/>
      </w:r>
      <w:r>
        <w:t xml:space="preserve"> (Pine et al. 2022).</w:t>
      </w:r>
      <w:r w:rsidR="00696CB5">
        <w:t xml:space="preserve"> </w:t>
      </w:r>
      <w:r w:rsidR="00151BFE">
        <w:t>Despite the perceived importance of cultch for supporing oyster settlement, it remains unknown whether resotration-sourced materials function the same as biologically natural cultch</w:t>
      </w:r>
      <w:r w:rsidR="00696CB5">
        <w:t xml:space="preserve"> (</w:t>
      </w:r>
      <w:r w:rsidR="00DD1933">
        <w:t>Graham et al. 2017; Goelz et al. 2020</w:t>
      </w:r>
      <w:r w:rsidR="00696CB5">
        <w:t>).</w:t>
      </w:r>
      <w:r>
        <w:t xml:space="preserve">  </w:t>
      </w:r>
    </w:p>
    <w:p w14:paraId="36D452FA" w14:textId="7B7D886C" w:rsidR="00BC7150" w:rsidRDefault="00C752FF" w:rsidP="009923C5">
      <w:pPr>
        <w:spacing w:after="0" w:line="360" w:lineRule="auto"/>
        <w:ind w:firstLine="720"/>
        <w:rPr>
          <w:ins w:id="23" w:author="Tara Stewart Merrill" w:date="2022-07-03T10:04:00Z"/>
        </w:rPr>
      </w:pPr>
      <w:r>
        <w:t>We</w:t>
      </w:r>
      <w:r w:rsidR="00763BFB">
        <w:t xml:space="preserve"> used fisheries dependent data to assess trends in trips, </w:t>
      </w:r>
      <w:proofErr w:type="gramStart"/>
      <w:r w:rsidR="00763BFB">
        <w:t>landings</w:t>
      </w:r>
      <w:proofErr w:type="gramEnd"/>
      <w:r w:rsidR="00763BFB">
        <w:t xml:space="preserve"> and catch-per-unit-effort (CPUE) for oyster populations in three different estuaries in the Florida panhandle (Pensacola, St. Andrew, and Apalachicola bays).  We then</w:t>
      </w:r>
      <w:r>
        <w:t xml:space="preserve"> </w:t>
      </w:r>
      <w:r w:rsidR="0042044B">
        <w:t xml:space="preserve">analyzed </w:t>
      </w:r>
      <w:r w:rsidR="00276FC6">
        <w:t>data</w:t>
      </w:r>
      <w:r>
        <w:t xml:space="preserve"> from ongoing and recently completed </w:t>
      </w:r>
      <w:r w:rsidR="00763BFB">
        <w:t xml:space="preserve">oyster </w:t>
      </w:r>
      <w:r w:rsidR="00792314">
        <w:t xml:space="preserve">restoration </w:t>
      </w:r>
      <w:r w:rsidR="00BC7150">
        <w:t>efforts</w:t>
      </w:r>
      <w:r w:rsidR="00763BFB">
        <w:t xml:space="preserve"> to</w:t>
      </w:r>
      <w:r w:rsidR="00320946">
        <w:t xml:space="preserve"> assess</w:t>
      </w:r>
      <w:r w:rsidR="00763BFB">
        <w:t xml:space="preserve"> </w:t>
      </w:r>
      <w:r w:rsidR="00320946">
        <w:t>(1)</w:t>
      </w:r>
      <w:r w:rsidR="00763BFB">
        <w:t xml:space="preserve"> performance</w:t>
      </w:r>
      <w:r w:rsidR="00320946">
        <w:t xml:space="preserve"> (response to restoration as measured by change in oyster counts), (2) how oyster population response may have been influenced by cultch material (rock or shell cultch) and density, (3) whether freshwater discharge (a proxy for salinity and nutrient inputs) influenced oyster population responses to restoration. </w:t>
      </w:r>
      <w:proofErr w:type="gramStart"/>
      <w:r w:rsidR="00320946">
        <w:t>Overall</w:t>
      </w:r>
      <w:proofErr w:type="gramEnd"/>
      <w:r w:rsidR="00320946">
        <w:t xml:space="preserve"> a better understanding of these factors will inform</w:t>
      </w:r>
      <w:r w:rsidR="00763BFB">
        <w:t xml:space="preserve"> proposed restoration efforts in other Gulf of Mexico estuaries. </w:t>
      </w:r>
      <w:r w:rsidR="005A3CBE">
        <w:t>Many of the restoration programs are long-term (10-</w:t>
      </w:r>
      <w:proofErr w:type="gramStart"/>
      <w:r w:rsidR="005A3CBE">
        <w:t xml:space="preserve">year) </w:t>
      </w:r>
      <w:r w:rsidR="00763BFB">
        <w:t xml:space="preserve"> and</w:t>
      </w:r>
      <w:proofErr w:type="gramEnd"/>
      <w:r w:rsidR="00763BFB">
        <w:t xml:space="preserve"> i</w:t>
      </w:r>
      <w:r w:rsidR="00A42E5D">
        <w:t xml:space="preserve">nformation </w:t>
      </w:r>
      <w:r w:rsidR="005D72D9">
        <w:t>describing</w:t>
      </w:r>
      <w:r w:rsidR="00A42E5D">
        <w:t xml:space="preserve"> what </w:t>
      </w:r>
      <w:r w:rsidR="0042044B">
        <w:t>has</w:t>
      </w:r>
      <w:r w:rsidR="00A42E5D">
        <w:t xml:space="preserve"> and </w:t>
      </w:r>
      <w:r w:rsidR="0042044B">
        <w:t>has</w:t>
      </w:r>
      <w:r w:rsidR="00A42E5D">
        <w:t xml:space="preserve"> not work</w:t>
      </w:r>
      <w:r w:rsidR="0042044B">
        <w:t>ed</w:t>
      </w:r>
      <w:r w:rsidR="00A42E5D">
        <w:t xml:space="preserve"> in the current restoration efforts</w:t>
      </w:r>
      <w:r w:rsidR="003D7E1E">
        <w:t xml:space="preserve"> is</w:t>
      </w:r>
      <w:r w:rsidR="0042044B">
        <w:t xml:space="preserve"> </w:t>
      </w:r>
      <w:r w:rsidR="009A0DD3">
        <w:t>lacking</w:t>
      </w:r>
      <w:r w:rsidR="00763BFB">
        <w:t>,</w:t>
      </w:r>
      <w:r w:rsidR="009A0DD3">
        <w:t xml:space="preserve"> but</w:t>
      </w:r>
      <w:r w:rsidR="005A3CBE">
        <w:t xml:space="preserve"> </w:t>
      </w:r>
      <w:r w:rsidR="0042044B">
        <w:t>is critical for</w:t>
      </w:r>
      <w:r w:rsidR="005A3CBE">
        <w:t xml:space="preserve"> inform</w:t>
      </w:r>
      <w:r w:rsidR="0042044B">
        <w:t>ing</w:t>
      </w:r>
      <w:r w:rsidR="005A3CBE">
        <w:t xml:space="preserve"> restoration and management in similar systems</w:t>
      </w:r>
      <w:r w:rsidR="00A42E5D">
        <w:t xml:space="preserve"> (Moore and Pine 2021; Pine et al. 2022)</w:t>
      </w:r>
      <w:r w:rsidR="005A3CBE">
        <w:t xml:space="preserve">. </w:t>
      </w:r>
      <w:r w:rsidR="008708E5">
        <w:t>Further, t</w:t>
      </w:r>
      <w:r w:rsidR="005A3CBE">
        <w:t xml:space="preserve">o </w:t>
      </w:r>
      <w:r w:rsidR="00A42E5D">
        <w:t>increase the likelihood of achieving stated</w:t>
      </w:r>
      <w:r w:rsidR="008708E5">
        <w:t xml:space="preserve"> restoration</w:t>
      </w:r>
      <w:r w:rsidR="00A42E5D">
        <w:t xml:space="preserve"> goals and facilitat</w:t>
      </w:r>
      <w:r w:rsidR="008708E5">
        <w:t>e</w:t>
      </w:r>
      <w:r w:rsidR="00A42E5D">
        <w:t xml:space="preserve">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1C395198" w14:textId="0FEA0046" w:rsidR="005866AD" w:rsidDel="005866AD" w:rsidRDefault="0042044B" w:rsidP="005866AD">
      <w:pPr>
        <w:spacing w:after="0" w:line="360" w:lineRule="auto"/>
        <w:ind w:firstLine="720"/>
        <w:rPr>
          <w:ins w:id="24" w:author="Andrew Shantz" w:date="2022-06-30T09:12:00Z"/>
          <w:del w:id="25" w:author="Tara Stewart Merrill" w:date="2022-07-04T10:29:00Z"/>
        </w:rPr>
      </w:pPr>
      <w:commentRangeStart w:id="26"/>
      <w:ins w:id="27" w:author="Tara Stewart Merrill" w:date="2022-07-03T10:04:00Z">
        <w:r>
          <w:t xml:space="preserve">Consider adding a final </w:t>
        </w:r>
      </w:ins>
      <w:ins w:id="28" w:author="Tara Stewart Merrill" w:date="2022-07-03T10:05:00Z">
        <w:r>
          <w:t xml:space="preserve">(brief) </w:t>
        </w:r>
      </w:ins>
      <w:ins w:id="29" w:author="Tara Stewart Merrill" w:date="2022-07-03T10:04:00Z">
        <w:r>
          <w:t xml:space="preserve">paragraph to the introduction </w:t>
        </w:r>
      </w:ins>
      <w:ins w:id="30" w:author="Tara Stewart Merrill" w:date="2022-07-03T10:05:00Z">
        <w:r>
          <w:t>that</w:t>
        </w:r>
      </w:ins>
      <w:ins w:id="31" w:author="Tara Stewart Merrill" w:date="2022-07-03T10:04:00Z">
        <w:r>
          <w:t xml:space="preserve"> states the objectives</w:t>
        </w:r>
      </w:ins>
      <w:ins w:id="32" w:author="Tara Stewart Merrill" w:date="2022-07-04T10:29:00Z">
        <w:r w:rsidR="005866AD">
          <w:t>/questions</w:t>
        </w:r>
      </w:ins>
      <w:ins w:id="33" w:author="Tara Stewart Merrill" w:date="2022-07-03T10:04:00Z">
        <w:r>
          <w:t xml:space="preserve"> of the analyses and briefly conveys the take</w:t>
        </w:r>
      </w:ins>
      <w:ins w:id="34" w:author="Tara Stewart Merrill" w:date="2022-07-03T10:05:00Z">
        <w:r>
          <w:t>-</w:t>
        </w:r>
      </w:ins>
      <w:ins w:id="35" w:author="Tara Stewart Merrill" w:date="2022-07-03T10:04:00Z">
        <w:r>
          <w:t xml:space="preserve">home findings. </w:t>
        </w:r>
      </w:ins>
      <w:ins w:id="36" w:author="Tara Stewart Merrill" w:date="2022-07-04T10:29:00Z">
        <w:r w:rsidR="005866AD">
          <w:t xml:space="preserve">i.e., Our analyses addressed four focal questions: </w:t>
        </w:r>
      </w:ins>
      <w:ins w:id="37" w:author="Tara Stewart Merrill" w:date="2022-07-04T10:30:00Z">
        <w:r w:rsidR="005866AD">
          <w:t xml:space="preserve">1) </w:t>
        </w:r>
      </w:ins>
    </w:p>
    <w:p w14:paraId="35F4EA5E" w14:textId="28751EA9" w:rsidR="005866AD" w:rsidRPr="005866AD" w:rsidRDefault="005866AD">
      <w:pPr>
        <w:spacing w:after="0" w:line="360" w:lineRule="auto"/>
        <w:ind w:firstLine="720"/>
        <w:rPr>
          <w:ins w:id="38" w:author="Tara Stewart Merrill" w:date="2022-07-03T10:05:00Z"/>
          <w:rPrChange w:id="39" w:author="Tara Stewart Merrill" w:date="2022-07-04T10:26:00Z">
            <w:rPr>
              <w:ins w:id="40" w:author="Tara Stewart Merrill" w:date="2022-07-03T10:05:00Z"/>
              <w:i/>
              <w:iCs/>
            </w:rPr>
          </w:rPrChange>
        </w:rPr>
        <w:pPrChange w:id="41" w:author="Tara Stewart Merrill" w:date="2022-07-04T10:30:00Z">
          <w:pPr>
            <w:spacing w:after="0" w:line="360" w:lineRule="auto"/>
          </w:pPr>
        </w:pPrChange>
      </w:pPr>
      <w:ins w:id="42" w:author="Tara Stewart Merrill" w:date="2022-07-04T10:26:00Z">
        <w:r>
          <w:t xml:space="preserve">How do temporal trends in oyster counts vary among the three </w:t>
        </w:r>
      </w:ins>
      <w:ins w:id="43" w:author="Tara Stewart Merrill" w:date="2022-07-04T10:27:00Z">
        <w:r>
          <w:t xml:space="preserve">depressed </w:t>
        </w:r>
        <w:proofErr w:type="gramStart"/>
        <w:r>
          <w:t>sites?</w:t>
        </w:r>
      </w:ins>
      <w:ins w:id="44" w:author="Tara Stewart Merrill" w:date="2022-07-04T10:30:00Z">
        <w:r>
          <w:t>;</w:t>
        </w:r>
        <w:proofErr w:type="gramEnd"/>
        <w:r>
          <w:t xml:space="preserve"> 2) </w:t>
        </w:r>
      </w:ins>
      <w:ins w:id="45" w:author="Tara Stewart Merrill" w:date="2022-07-04T10:27:00Z">
        <w:r>
          <w:t>In a focal site (Apalachicola Bay</w:t>
        </w:r>
      </w:ins>
      <w:ins w:id="46" w:author="Tara Stewart Merrill" w:date="2022-07-04T10:28:00Z">
        <w:r>
          <w:t>)</w:t>
        </w:r>
      </w:ins>
      <w:ins w:id="47" w:author="Tara Stewart Merrill" w:date="2022-07-04T10:30:00Z">
        <w:r>
          <w:t>,</w:t>
        </w:r>
      </w:ins>
      <w:ins w:id="48" w:author="Tara Stewart Merrill" w:date="2022-07-04T10:28:00Z">
        <w:r>
          <w:t xml:space="preserve"> how do oyster temporal trends vary among </w:t>
        </w:r>
      </w:ins>
      <w:ins w:id="49" w:author="Tara Stewart Merrill" w:date="2022-07-04T10:30:00Z">
        <w:r>
          <w:t xml:space="preserve">separate </w:t>
        </w:r>
      </w:ins>
      <w:ins w:id="50" w:author="Tara Stewart Merrill" w:date="2022-07-04T10:28:00Z">
        <w:r>
          <w:t>restoration projects?</w:t>
        </w:r>
      </w:ins>
      <w:ins w:id="51" w:author="Tara Stewart Merrill" w:date="2022-07-04T10:30:00Z">
        <w:r>
          <w:t xml:space="preserve">; 3) </w:t>
        </w:r>
      </w:ins>
      <w:ins w:id="52" w:author="Tara Stewart Merrill" w:date="2022-07-04T10:28:00Z">
        <w:r>
          <w:lastRenderedPageBreak/>
          <w:t xml:space="preserve">Are oyster counts </w:t>
        </w:r>
      </w:ins>
      <w:ins w:id="53" w:author="Tara Stewart Merrill" w:date="2022-07-04T10:30:00Z">
        <w:r>
          <w:t xml:space="preserve">in Apalachicola Bay </w:t>
        </w:r>
      </w:ins>
      <w:ins w:id="54" w:author="Tara Stewart Merrill" w:date="2022-07-04T10:28:00Z">
        <w:r>
          <w:t>associated with freshwater discharge, cultch material, or cultch density?</w:t>
        </w:r>
      </w:ins>
      <w:ins w:id="55" w:author="Tara Stewart Merrill" w:date="2022-07-04T10:30:00Z">
        <w:r>
          <w:t>; a</w:t>
        </w:r>
      </w:ins>
      <w:ins w:id="56" w:author="Tara Stewart Merrill" w:date="2022-07-04T10:28:00Z">
        <w:r>
          <w:t xml:space="preserve">nd </w:t>
        </w:r>
      </w:ins>
      <w:ins w:id="57" w:author="Tara Stewart Merrill" w:date="2022-07-04T10:30:00Z">
        <w:r>
          <w:t>4) H</w:t>
        </w:r>
      </w:ins>
      <w:ins w:id="58" w:author="Tara Stewart Merrill" w:date="2022-07-04T10:28:00Z">
        <w:r>
          <w:t>ow well do</w:t>
        </w:r>
      </w:ins>
      <w:ins w:id="59" w:author="Tara Stewart Merrill" w:date="2022-07-04T10:29:00Z">
        <w:r>
          <w:t xml:space="preserve"> different forms and densities of restoration-sourced</w:t>
        </w:r>
      </w:ins>
      <w:ins w:id="60" w:author="Tara Stewart Merrill" w:date="2022-07-04T10:28:00Z">
        <w:r>
          <w:t xml:space="preserve"> cultch </w:t>
        </w:r>
      </w:ins>
      <w:ins w:id="61" w:author="Tara Stewart Merrill" w:date="2022-07-04T10:29:00Z">
        <w:r>
          <w:t>persist following deployment?</w:t>
        </w:r>
      </w:ins>
      <w:ins w:id="62" w:author="Tara Stewart Merrill" w:date="2022-07-04T10:30:00Z">
        <w:r>
          <w:t xml:space="preserve"> </w:t>
        </w:r>
      </w:ins>
      <w:ins w:id="63" w:author="Tara Stewart Merrill" w:date="2022-07-04T10:29:00Z">
        <w:r>
          <w:t>We find that...XYZ.</w:t>
        </w:r>
      </w:ins>
      <w:ins w:id="64" w:author="Tara Stewart Merrill" w:date="2022-07-04T10:43:00Z">
        <w:r>
          <w:t xml:space="preserve"> (</w:t>
        </w:r>
      </w:ins>
      <w:ins w:id="65" w:author="Tara Stewart Merrill" w:date="2022-07-04T10:44:00Z">
        <w:r>
          <w:t xml:space="preserve">I realize </w:t>
        </w:r>
      </w:ins>
      <w:ins w:id="66" w:author="Tara Stewart Merrill" w:date="2022-07-04T10:43:00Z">
        <w:r>
          <w:t>thes</w:t>
        </w:r>
      </w:ins>
      <w:ins w:id="67" w:author="Tara Stewart Merrill" w:date="2022-07-04T10:44:00Z">
        <w:r>
          <w:t>e are not identical to the questions here and that this paragraph will need fine-tuning)</w:t>
        </w:r>
      </w:ins>
      <w:commentRangeEnd w:id="26"/>
      <w:r w:rsidR="00763BFB">
        <w:rPr>
          <w:rStyle w:val="CommentReference"/>
        </w:rPr>
        <w:commentReference w:id="26"/>
      </w:r>
    </w:p>
    <w:p w14:paraId="18E7B4AB" w14:textId="2235246E" w:rsidR="009C183F" w:rsidRDefault="009C183F" w:rsidP="009C183F">
      <w:pPr>
        <w:spacing w:after="0" w:line="360" w:lineRule="auto"/>
      </w:pPr>
      <w:r>
        <w:rPr>
          <w:i/>
          <w:iCs/>
        </w:rPr>
        <w:t>Methods</w:t>
      </w:r>
    </w:p>
    <w:p w14:paraId="7E76D58F" w14:textId="196A21A1" w:rsidR="0042044B" w:rsidRPr="00763BFB" w:rsidRDefault="00523BDE" w:rsidP="00763BFB">
      <w:pPr>
        <w:spacing w:after="0" w:line="360" w:lineRule="auto"/>
      </w:pPr>
      <w:r w:rsidRPr="00A2283D">
        <w:rPr>
          <w:u w:val="single"/>
        </w:rPr>
        <w:t>Site description</w:t>
      </w:r>
      <w:r w:rsidR="00DE5BDD" w:rsidRPr="000142BB">
        <w:t xml:space="preserve"> </w:t>
      </w:r>
      <w:r w:rsidR="00A0523A">
        <w:t>–</w:t>
      </w:r>
      <w:r w:rsidR="00DE5BDD" w:rsidRPr="000142BB">
        <w:t xml:space="preserve"> </w:t>
      </w:r>
      <w:r w:rsidR="00DD1933">
        <w:t>We assessed o</w:t>
      </w:r>
      <w:r w:rsidR="005E228A">
        <w:t xml:space="preserve">yster population trends in </w:t>
      </w:r>
      <w:r w:rsidR="005E228A" w:rsidRPr="00817DAE">
        <w:t>three</w:t>
      </w:r>
      <w:r w:rsidR="005E228A">
        <w:t xml:space="preserve"> estuaries in the Florida panhandle that currently have ongoing or recently completed oyster restoration projects</w:t>
      </w:r>
      <w:r w:rsidR="0042044B">
        <w:t>: Pensacola Bay, St. Andrew Bay, and A</w:t>
      </w:r>
      <w:r w:rsidR="00277D75">
        <w:t>p</w:t>
      </w:r>
      <w:r w:rsidR="0042044B">
        <w:t>alachi</w:t>
      </w:r>
      <w:r w:rsidR="00277D75">
        <w:t>c</w:t>
      </w:r>
      <w:r w:rsidR="0042044B">
        <w:t>ola Bay (Figure 1)</w:t>
      </w:r>
      <w:r w:rsidR="005E228A">
        <w:t>. Pensacola Bay in northwest Florida (Santa Rosa and Escambia counties) is the fourth largest estuary in Florida</w:t>
      </w:r>
      <w:r w:rsidR="00DD1933">
        <w:t>,</w:t>
      </w:r>
      <w:r w:rsidR="005E228A">
        <w:t xml:space="preserve"> with a surface area of approximately 126,000 total acres. Reported oyster landings, trips, and </w:t>
      </w:r>
      <w:r w:rsidR="0042044B">
        <w:t>catch per unit effort</w:t>
      </w:r>
      <w:r w:rsidR="003D7E1E" w:rsidRPr="003D7E1E">
        <w:t xml:space="preserve"> </w:t>
      </w:r>
      <w:r w:rsidR="003D7E1E">
        <w:t>(CPUE</w:t>
      </w:r>
      <w:r w:rsidR="0042044B">
        <w:t xml:space="preserve">) </w:t>
      </w:r>
      <w:r w:rsidR="005E228A">
        <w:t xml:space="preserve">for Pensacola Bay </w:t>
      </w:r>
      <w:r w:rsidR="003D7E1E">
        <w:t xml:space="preserve">have declined </w:t>
      </w:r>
      <w:r w:rsidR="005E228A">
        <w:t xml:space="preserve">in recent decades (Figure 2) since the current mandatory </w:t>
      </w:r>
      <w:r w:rsidR="00763BFB">
        <w:t>trip</w:t>
      </w:r>
      <w:r w:rsidR="005E228A">
        <w:t xml:space="preserve"> ticket program was </w:t>
      </w:r>
      <w:r w:rsidR="00DD1933">
        <w:t xml:space="preserve">fully </w:t>
      </w:r>
      <w:r w:rsidR="005E228A" w:rsidRPr="006A77A1">
        <w:t>implemented in 198</w:t>
      </w:r>
      <w:r w:rsidR="00DD1933">
        <w:t>6</w:t>
      </w:r>
      <w:r w:rsidR="005E228A" w:rsidRPr="006A77A1">
        <w:t>. The</w:t>
      </w:r>
      <w:r w:rsidR="005E228A">
        <w:t xml:space="preserve"> East Bay arm of St. Andrew Bay</w:t>
      </w:r>
      <w:r w:rsidR="008708E5">
        <w:t xml:space="preserve"> (Figure 1)</w:t>
      </w:r>
      <w:r w:rsidR="005E228A">
        <w:t>, near Panama City, Florida (Okaloosa and Walton Counties)</w:t>
      </w:r>
      <w:r w:rsidR="00DD1933">
        <w:t>,</w:t>
      </w:r>
      <w:r w:rsidR="005E228A">
        <w:t xml:space="preserve"> has a total surface area of approximately 437,000 acres (Comp and Seaman 1988). </w:t>
      </w:r>
      <w:r w:rsidR="00DF3153">
        <w:t>O</w:t>
      </w:r>
      <w:r w:rsidR="005E228A">
        <w:t>yster landings and trips for East Bay are not available</w:t>
      </w:r>
      <w:r w:rsidR="008708E5">
        <w:t xml:space="preserve"> but</w:t>
      </w:r>
      <w:r w:rsidR="005E228A">
        <w:t xml:space="preserve"> oyster trips and landings have declined</w:t>
      </w:r>
      <w:r w:rsidR="00C95918">
        <w:t xml:space="preserve"> in surrounding counties</w:t>
      </w:r>
      <w:r w:rsidR="008708E5">
        <w:t>,</w:t>
      </w:r>
      <w:r w:rsidR="005E228A">
        <w:t xml:space="preserve"> and harvest in recent years is near zero (Figure 2). Apalachicola Bay is </w:t>
      </w:r>
      <w:proofErr w:type="gramStart"/>
      <w:r w:rsidR="005E228A">
        <w:t>a</w:t>
      </w:r>
      <w:proofErr w:type="gramEnd"/>
      <w:r w:rsidR="005E228A">
        <w:t xml:space="preserve"> 860,000 acre</w:t>
      </w:r>
      <w:r w:rsidR="008708E5">
        <w:t xml:space="preserve"> estuary</w:t>
      </w:r>
      <w:r w:rsidR="005E228A">
        <w:t xml:space="preserve"> in Franklin County </w:t>
      </w:r>
      <w:r w:rsidR="008708E5">
        <w:t>that</w:t>
      </w:r>
      <w:r w:rsidR="005E228A">
        <w:t xml:space="preserve"> supported the largest oyster fishery in Florida before collapsing in fall of 2012 (Pine et al. 2015)</w:t>
      </w:r>
      <w:r w:rsidR="00DE2C2E">
        <w:t xml:space="preserve">. Apalachicola Bay </w:t>
      </w:r>
      <w:r w:rsidR="005E228A">
        <w:t>was closed to commercial harvest in December 2020 through December 2025 by the Florida Fish and Wildlife Conservation Commission</w:t>
      </w:r>
      <w:r w:rsidR="00407231">
        <w:t xml:space="preserve"> (FWC)</w:t>
      </w:r>
      <w:r w:rsidR="00B76AA9">
        <w:t>.</w:t>
      </w:r>
      <w:r w:rsidR="0062592C" w:rsidRPr="00763BFB">
        <w:rPr>
          <w:u w:val="single"/>
        </w:rPr>
        <w:t xml:space="preserve"> </w:t>
      </w:r>
    </w:p>
    <w:p w14:paraId="2FDAE1BE" w14:textId="25B76800" w:rsidR="00222F79" w:rsidRDefault="005E228A" w:rsidP="00222F79">
      <w:pPr>
        <w:spacing w:after="0" w:line="360" w:lineRule="auto"/>
      </w:pPr>
      <w:r w:rsidRPr="00A2283D">
        <w:rPr>
          <w:u w:val="single"/>
        </w:rPr>
        <w:t>Management actions</w:t>
      </w:r>
      <w:r w:rsidRPr="000142BB">
        <w:t xml:space="preserve"> </w:t>
      </w:r>
      <w:r>
        <w:t xml:space="preserve">– Cultch material was deposited in each </w:t>
      </w:r>
      <w:r w:rsidR="0042044B">
        <w:t>b</w:t>
      </w:r>
      <w:r>
        <w:t xml:space="preserve">ay in phases by state management agencies (Florida Department of Environmental Protection, </w:t>
      </w:r>
      <w:r w:rsidR="001847E8">
        <w:t>F</w:t>
      </w:r>
      <w:r>
        <w:t xml:space="preserve">DEP; FWC; Florida Department of Agriculture and Consumer Services, FDACS) as part of </w:t>
      </w:r>
      <w:r w:rsidR="00763BFB">
        <w:t>multiple</w:t>
      </w:r>
      <w:r>
        <w:t xml:space="preserve"> projects </w:t>
      </w:r>
      <w:r w:rsidR="005D72D9">
        <w:t>led by</w:t>
      </w:r>
      <w:r>
        <w:t xml:space="preserve"> the State of Florida with funds </w:t>
      </w:r>
      <w:r w:rsidR="00156722">
        <w:t>from the</w:t>
      </w:r>
      <w:r>
        <w:t xml:space="preserve"> </w:t>
      </w:r>
      <w:r>
        <w:rPr>
          <w:i/>
          <w:iCs/>
        </w:rPr>
        <w:t>Deepwater Horizon</w:t>
      </w:r>
      <w:r>
        <w:t xml:space="preserve"> oil spill</w:t>
      </w:r>
      <w:r w:rsidR="00156722">
        <w:t xml:space="preserve"> settlement</w:t>
      </w:r>
      <w:r w:rsidR="00763BFB">
        <w:t xml:space="preserve"> (Table 1)</w:t>
      </w:r>
      <w:r w:rsidR="00156722">
        <w:t xml:space="preserve">. </w:t>
      </w:r>
      <w:commentRangeStart w:id="68"/>
      <w:commentRangeStart w:id="69"/>
      <w:r w:rsidR="00763BFB">
        <w:t xml:space="preserve">Reef construction </w:t>
      </w:r>
      <w:commentRangeEnd w:id="68"/>
      <w:r w:rsidR="00763BFB">
        <w:rPr>
          <w:rStyle w:val="CommentReference"/>
        </w:rPr>
        <w:commentReference w:id="68"/>
      </w:r>
      <w:commentRangeEnd w:id="69"/>
      <w:r w:rsidR="00763BFB">
        <w:rPr>
          <w:rStyle w:val="CommentReference"/>
        </w:rPr>
        <w:commentReference w:id="69"/>
      </w:r>
      <w:r w:rsidR="00763BFB">
        <w:t>methods across studies were similar and designed to minimize costs and maximize the area over which materials were deployed. Reef materials were either quarried shell or a "Kentucky" limestone of graded size (often #4, 38-76 mm) transported on barges via inland and coastal waterway and then "planted" at specific locations. Site selection was based on local knowledge of historical or extant reef locations.</w:t>
      </w:r>
      <w:r>
        <w:t xml:space="preserve"> In Pensacola Bay</w:t>
      </w:r>
      <w:r w:rsidR="00DD1933">
        <w:t>,</w:t>
      </w:r>
      <w:r>
        <w:t xml:space="preserve"> approximately 20,103 cubic yards of limerock aggregate were distributed at 17 different sites </w:t>
      </w:r>
      <w:r w:rsidR="0033588A">
        <w:t xml:space="preserve">(XXX acres) </w:t>
      </w:r>
      <w:r>
        <w:t>at an approximate density of 228 cubic yards per acre (FDACS 2016a) during September and October 2016</w:t>
      </w:r>
      <w:r w:rsidR="00763BFB">
        <w:t xml:space="preserve"> (Table 1, NRDA 4044 project)</w:t>
      </w:r>
      <w:r>
        <w:t>. In St. Andrew Bay</w:t>
      </w:r>
      <w:r w:rsidR="00DD1933">
        <w:t>,</w:t>
      </w:r>
      <w:r>
        <w:t xml:space="preserve"> approximately 17,000 cubic yards of crushed granite w</w:t>
      </w:r>
      <w:r w:rsidR="00DD1933">
        <w:t>ere</w:t>
      </w:r>
      <w:r>
        <w:t xml:space="preserve"> distributed on nine oyster reefs </w:t>
      </w:r>
      <w:r w:rsidR="00942DAE">
        <w:t xml:space="preserve">(XXX acres) </w:t>
      </w:r>
      <w:r>
        <w:t>at a density of about 200 cubic yards per acre (FDACS 2016b) in June 2016</w:t>
      </w:r>
      <w:r w:rsidR="00763BFB">
        <w:t xml:space="preserve"> (Table 1, NRDA 4044 project)</w:t>
      </w:r>
      <w:r>
        <w:t>. In Apalachicola Bay</w:t>
      </w:r>
      <w:r w:rsidR="00DD1933">
        <w:t>,</w:t>
      </w:r>
      <w:r>
        <w:t xml:space="preserve"> four different restoration </w:t>
      </w:r>
      <w:r w:rsidR="00763BFB">
        <w:t>efforts</w:t>
      </w:r>
      <w:r>
        <w:t xml:space="preserve"> with similar objectives and methodologies occurred during this time. </w:t>
      </w:r>
      <w:r w:rsidR="00763BFB">
        <w:t xml:space="preserve">As part of the </w:t>
      </w:r>
      <w:r w:rsidR="00763BFB">
        <w:lastRenderedPageBreak/>
        <w:t>NRDA 4044 project (Table 1)</w:t>
      </w:r>
      <w:r>
        <w:t xml:space="preserve">, approximately 24,840 cubic </w:t>
      </w:r>
      <w:r w:rsidR="00F632DF">
        <w:t>y</w:t>
      </w:r>
      <w:r>
        <w:t xml:space="preserve">ards of </w:t>
      </w:r>
      <w:r w:rsidR="0024532A">
        <w:t xml:space="preserve">quarried </w:t>
      </w:r>
      <w:r>
        <w:t>shell material was deployed on 16 different sites at an average cultch density of 200 cubic yards per acre.</w:t>
      </w:r>
      <w:r w:rsidR="00763BFB">
        <w:t xml:space="preserve"> In the GEBF-5007 project (Table 1)</w:t>
      </w:r>
      <w:r>
        <w:t xml:space="preserve"> approximately 95,500 cubic yards of limerock aggregate was deployed on fourteen different oyster reef sites. </w:t>
      </w:r>
      <w:r w:rsidR="00DD1933">
        <w:t>The a</w:t>
      </w:r>
      <w:r>
        <w:t>verage density of cultch material was 300 cubic yards per acre. The third project</w:t>
      </w:r>
      <w:r w:rsidR="00763BFB">
        <w:t xml:space="preserve"> within Apalachicola</w:t>
      </w:r>
      <w:r>
        <w:t xml:space="preserve"> (</w:t>
      </w:r>
      <w:r w:rsidR="00763BFB">
        <w:t>NFWF-1; Table 1</w:t>
      </w:r>
      <w:r>
        <w:t>) deployed 9600 cubic yards of shell material in sites 2</w:t>
      </w:r>
      <w:r w:rsidR="00DD1933">
        <w:t xml:space="preserve"> </w:t>
      </w:r>
      <w:r>
        <w:t xml:space="preserve">acres in size at densities of 100, 200, 300, or 400 cubic yards per acre. </w:t>
      </w:r>
      <w:r w:rsidRPr="00817DAE">
        <w:t xml:space="preserve">The fourth project deployed </w:t>
      </w:r>
      <w:r w:rsidR="00763BFB">
        <w:t>9,600 cubic yards</w:t>
      </w:r>
      <w:r w:rsidRPr="00817DAE">
        <w:t xml:space="preserve"> (</w:t>
      </w:r>
      <w:r w:rsidR="00763BFB">
        <w:t>NFWF-2021; Table 1</w:t>
      </w:r>
      <w:r w:rsidRPr="00817DAE">
        <w:t xml:space="preserve">) of limestone at a density of </w:t>
      </w:r>
      <w:r w:rsidR="00763BFB">
        <w:t>300 cubic yards per acre</w:t>
      </w:r>
      <w:r w:rsidRPr="00817DAE">
        <w:t xml:space="preserve"> at </w:t>
      </w:r>
      <w:r w:rsidR="00763BFB">
        <w:t>three</w:t>
      </w:r>
      <w:r w:rsidRPr="00817DAE">
        <w:t xml:space="preserve"> different stations.</w:t>
      </w:r>
      <w:r>
        <w:t xml:space="preserve"> Across all studies</w:t>
      </w:r>
      <w:r w:rsidR="00DD1933">
        <w:t>,</w:t>
      </w:r>
      <w:r>
        <w:t xml:space="preserve"> the actual area and density</w:t>
      </w:r>
      <w:r w:rsidR="00DD1933">
        <w:t xml:space="preserve"> (thickness or depth)</w:t>
      </w:r>
      <w:r>
        <w:t xml:space="preserve"> of cultch material deployed varied due to construction challenges and storm events that occurred during the study.</w:t>
      </w:r>
      <w:r w:rsidR="00222F79">
        <w:t xml:space="preserve"> </w:t>
      </w:r>
    </w:p>
    <w:p w14:paraId="598B22A1" w14:textId="67AF5C73" w:rsidR="009C183F" w:rsidRDefault="009C183F" w:rsidP="009C183F">
      <w:pPr>
        <w:spacing w:after="0" w:line="360" w:lineRule="auto"/>
      </w:pPr>
      <w:r w:rsidRPr="002626DF">
        <w:rPr>
          <w:u w:val="single"/>
        </w:rPr>
        <w:t xml:space="preserve">Field </w:t>
      </w:r>
      <w:r w:rsidR="009D14BB" w:rsidRPr="002626DF">
        <w:rPr>
          <w:u w:val="single"/>
        </w:rPr>
        <w:t>collections</w:t>
      </w:r>
      <w:r w:rsidR="009D14BB" w:rsidRPr="002626DF">
        <w:t xml:space="preserve"> –</w:t>
      </w:r>
      <w:r>
        <w:t xml:space="preserve"> Similar methods were followed across projects to estimate live oyster counts and mass of cultch material based on techniques used in Florida since the 1980s (FWC 2021 </w:t>
      </w:r>
      <w:r w:rsidRPr="00763BFB">
        <w:t>https://myfwc.com/media/27745/oimmp-v2-ch11.pdf</w:t>
      </w:r>
      <w:r>
        <w:t>). Divers haphazardly place</w:t>
      </w:r>
      <w:r w:rsidR="0042044B">
        <w:t>d</w:t>
      </w:r>
      <w:r>
        <w:t xml:space="preserve"> ¼-m</w:t>
      </w:r>
      <w:r w:rsidRPr="00EA3D77">
        <w:rPr>
          <w:vertAlign w:val="superscript"/>
        </w:rPr>
        <w:t>2</w:t>
      </w:r>
      <w:r>
        <w:t xml:space="preserve"> (0.5-m on each side) quadrats at selected sites, remove</w:t>
      </w:r>
      <w:r w:rsidR="0042044B">
        <w:t>d</w:t>
      </w:r>
      <w:r>
        <w:t xml:space="preserve"> all oysters and cultch material to a "wrist-deep" depth, and place</w:t>
      </w:r>
      <w:r w:rsidR="0042044B">
        <w:t>d</w:t>
      </w:r>
      <w:r>
        <w:t xml:space="preserve"> material in bags. Once bags </w:t>
      </w:r>
      <w:r w:rsidR="0042044B">
        <w:t>we</w:t>
      </w:r>
      <w:r>
        <w:t xml:space="preserve">re returned to the vessel, they </w:t>
      </w:r>
      <w:r w:rsidR="0042044B">
        <w:t>we</w:t>
      </w:r>
      <w:r>
        <w:t xml:space="preserve">re either processed on location or returned to the lab where counts of live and dead oysters, measurements of shell height, </w:t>
      </w:r>
      <w:commentRangeStart w:id="70"/>
      <w:commentRangeStart w:id="71"/>
      <w:r>
        <w:t>weight of cultch material</w:t>
      </w:r>
      <w:commentRangeEnd w:id="70"/>
      <w:r w:rsidR="00B34C03">
        <w:rPr>
          <w:rStyle w:val="CommentReference"/>
        </w:rPr>
        <w:commentReference w:id="70"/>
      </w:r>
      <w:commentRangeEnd w:id="71"/>
      <w:r w:rsidR="00763BFB">
        <w:rPr>
          <w:rStyle w:val="CommentReference"/>
        </w:rPr>
        <w:commentReference w:id="71"/>
      </w:r>
      <w:r>
        <w:t xml:space="preserve">, and study specific metrics </w:t>
      </w:r>
      <w:r w:rsidR="0042044B">
        <w:t xml:space="preserve">were </w:t>
      </w:r>
      <w:r>
        <w:t xml:space="preserve">recorded. </w:t>
      </w:r>
    </w:p>
    <w:p w14:paraId="55455445" w14:textId="77777777" w:rsidR="00763BFB" w:rsidRDefault="00763BFB" w:rsidP="009923C5">
      <w:pPr>
        <w:spacing w:after="0" w:line="360" w:lineRule="auto"/>
        <w:rPr>
          <w:u w:val="single"/>
        </w:rPr>
      </w:pPr>
    </w:p>
    <w:p w14:paraId="3D9E9F3F" w14:textId="52866545" w:rsidR="00C4424E" w:rsidRDefault="00C4424E" w:rsidP="009923C5">
      <w:pPr>
        <w:spacing w:after="0" w:line="360" w:lineRule="auto"/>
      </w:pPr>
      <w:r w:rsidRPr="002626DF">
        <w:rPr>
          <w:u w:val="single"/>
        </w:rPr>
        <w:t>Fisheries dependent data</w:t>
      </w:r>
      <w:r>
        <w:t xml:space="preserve"> </w:t>
      </w:r>
      <w:r w:rsidRPr="000142BB">
        <w:t>–</w:t>
      </w:r>
      <w:r w:rsidR="00DD1933">
        <w:t xml:space="preserve"> </w:t>
      </w:r>
      <w:r>
        <w:t xml:space="preserve">For each </w:t>
      </w:r>
      <w:r w:rsidR="00DD1933">
        <w:t>B</w:t>
      </w:r>
      <w:r>
        <w:t>ay</w:t>
      </w:r>
      <w:r w:rsidR="00A3601E">
        <w:t>,</w:t>
      </w:r>
      <w:r w:rsidR="00DD1933">
        <w:t xml:space="preserve"> using FWC </w:t>
      </w:r>
      <w:r w:rsidR="00A56E19">
        <w:t>publicly available</w:t>
      </w:r>
      <w:r w:rsidR="00DD1933">
        <w:t xml:space="preserve"> data (</w:t>
      </w:r>
      <w:r w:rsidR="00DD1933" w:rsidRPr="00DD1933">
        <w:t>https://myfwc.com/research/saltwater/fishstats/commercial-fisheries/landings-in-florida/</w:t>
      </w:r>
      <w:r w:rsidR="00DD1933">
        <w:t>),</w:t>
      </w:r>
      <w:r>
        <w:t xml:space="preserve"> the </w:t>
      </w:r>
      <w:r w:rsidR="00763BFB">
        <w:t xml:space="preserve">annual </w:t>
      </w:r>
      <w:r>
        <w:t>landings</w:t>
      </w:r>
      <w:r w:rsidR="00763BFB">
        <w:t xml:space="preserve"> (meat pounds)</w:t>
      </w:r>
      <w:r>
        <w:t xml:space="preserve"> and trips were summed by count</w:t>
      </w:r>
      <w:r w:rsidR="00763BFB">
        <w:t>ies</w:t>
      </w:r>
      <w:r>
        <w:t xml:space="preserve"> surrounding the </w:t>
      </w:r>
      <w:r w:rsidR="00DD1933">
        <w:t>B</w:t>
      </w:r>
      <w:r>
        <w:t xml:space="preserve">ay, </w:t>
      </w:r>
      <w:r w:rsidR="00763BFB">
        <w:t>and CPUE calculated as landings/trips</w:t>
      </w:r>
      <w:r>
        <w:t>.</w:t>
      </w:r>
    </w:p>
    <w:p w14:paraId="09500317" w14:textId="30F34E45" w:rsidR="00C4424E" w:rsidRDefault="00C4424E" w:rsidP="009923C5">
      <w:pPr>
        <w:spacing w:after="0" w:line="360" w:lineRule="auto"/>
      </w:pPr>
    </w:p>
    <w:p w14:paraId="7488E970" w14:textId="3533A269" w:rsidR="00C4424E" w:rsidRDefault="00C4424E" w:rsidP="009923C5">
      <w:pPr>
        <w:spacing w:after="0" w:line="360" w:lineRule="auto"/>
      </w:pPr>
      <w:r w:rsidRPr="002626DF">
        <w:rPr>
          <w:u w:val="single"/>
        </w:rPr>
        <w:t>Data Analyses</w:t>
      </w:r>
      <w:r>
        <w:t xml:space="preserve"> </w:t>
      </w:r>
      <w:r w:rsidRPr="000142BB">
        <w:t>–</w:t>
      </w:r>
      <w:r>
        <w:t xml:space="preserve"> Methods for analyzing oyster count data followed Moore et al. (2020). We conducted two separate analyses</w:t>
      </w:r>
      <w:r w:rsidR="00A3601E">
        <w:t xml:space="preserve"> </w:t>
      </w:r>
      <w:r>
        <w:t>to address specific questions of man</w:t>
      </w:r>
      <w:r w:rsidR="00A3601E">
        <w:t>a</w:t>
      </w:r>
      <w:r>
        <w:t>gement interest. The first analys</w:t>
      </w:r>
      <w:r w:rsidR="00A3601E">
        <w:t>i</w:t>
      </w:r>
      <w:r>
        <w:t xml:space="preserve">s assessed how oyster counts of </w:t>
      </w:r>
      <w:r w:rsidR="00173C52">
        <w:t xml:space="preserve">different </w:t>
      </w:r>
      <w:r>
        <w:t>size class</w:t>
      </w:r>
      <w:r w:rsidR="00173C52">
        <w:t>es</w:t>
      </w:r>
      <w:r>
        <w:t xml:space="preserve"> </w:t>
      </w:r>
      <w:r w:rsidR="00763BFB">
        <w:t>responded to restoration efforts (i.e., change in count following restoration) within</w:t>
      </w:r>
      <w:r>
        <w:t xml:space="preserve"> the three different bays (Pensacola, St. Andrew, and Apalachicola bays). The second analys</w:t>
      </w:r>
      <w:r w:rsidR="00A3601E">
        <w:t>i</w:t>
      </w:r>
      <w:r>
        <w:t xml:space="preserve">s focused on </w:t>
      </w:r>
      <w:r w:rsidR="00D35860">
        <w:t xml:space="preserve">key </w:t>
      </w:r>
      <w:r>
        <w:t>management questions that could only be addressed using data from Apalachicola Bay</w:t>
      </w:r>
      <w:r w:rsidR="00A3601E">
        <w:t>. These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w:t>
      </w:r>
      <w:commentRangeStart w:id="72"/>
      <w:commentRangeStart w:id="73"/>
      <w:r>
        <w:t xml:space="preserve">cultch density </w:t>
      </w:r>
      <w:commentRangeEnd w:id="72"/>
      <w:r w:rsidR="00B058D0">
        <w:rPr>
          <w:rStyle w:val="CommentReference"/>
        </w:rPr>
        <w:commentReference w:id="72"/>
      </w:r>
      <w:commentRangeEnd w:id="73"/>
      <w:r w:rsidR="00763BFB">
        <w:rPr>
          <w:rStyle w:val="CommentReference"/>
        </w:rPr>
        <w:commentReference w:id="73"/>
      </w:r>
      <w:r>
        <w:t>used in the four projects</w:t>
      </w:r>
      <w:r w:rsidR="00A3601E">
        <w:t xml:space="preserve"> (Table 1)</w:t>
      </w:r>
      <w:r>
        <w:t xml:space="preserve"> within Apalachicola Bay. </w:t>
      </w:r>
      <w:r w:rsidR="00D35860">
        <w:t>Methods for analyzing oyster count data followed Moore et al. (2020).</w:t>
      </w:r>
    </w:p>
    <w:p w14:paraId="43705371" w14:textId="77777777" w:rsidR="00C4424E" w:rsidRDefault="00C4424E" w:rsidP="009923C5">
      <w:pPr>
        <w:spacing w:after="0" w:line="360" w:lineRule="auto"/>
        <w:ind w:firstLine="720"/>
      </w:pPr>
      <w:r>
        <w:t>The general approach for the two analyses followed these steps:</w:t>
      </w:r>
    </w:p>
    <w:p w14:paraId="473DE34D" w14:textId="23FBCCF5" w:rsidR="00C4424E" w:rsidRDefault="00C4424E" w:rsidP="009923C5">
      <w:pPr>
        <w:spacing w:after="0" w:line="360" w:lineRule="auto"/>
        <w:ind w:left="720"/>
      </w:pPr>
      <w:r>
        <w:lastRenderedPageBreak/>
        <w:t>(1) Counts of live oysters</w:t>
      </w:r>
      <w:r w:rsidR="00A3601E">
        <w:t xml:space="preserve"> in each Bay (Pensacola, East, Apalachicola) and</w:t>
      </w:r>
      <w:r>
        <w:t xml:space="preserve"> at each restoration site and </w:t>
      </w:r>
      <w:commentRangeStart w:id="74"/>
      <w:r w:rsidR="002C1DD2">
        <w:t>P</w:t>
      </w:r>
      <w:r>
        <w:t>eriod</w:t>
      </w:r>
      <w:r w:rsidR="00320946">
        <w:t xml:space="preserve"> (a common time factor)</w:t>
      </w:r>
      <w:r>
        <w:t xml:space="preserve"> </w:t>
      </w:r>
      <w:commentRangeEnd w:id="74"/>
      <w:r w:rsidR="0093458D">
        <w:rPr>
          <w:rStyle w:val="CommentReference"/>
        </w:rPr>
        <w:commentReference w:id="74"/>
      </w:r>
      <w:r>
        <w:t>were summed into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w:t>
      </w:r>
      <w:r w:rsidR="004566B4">
        <w:t xml:space="preserve"> Separate analyes were completed for each size class.</w:t>
      </w:r>
      <w:r>
        <w:t xml:space="preserve"> For </w:t>
      </w:r>
      <w:r w:rsidR="00320946">
        <w:t xml:space="preserve">the NRDA 4044 and GEBF 5008 restoration </w:t>
      </w:r>
      <w:r w:rsidR="008F3685">
        <w:t>projects</w:t>
      </w:r>
      <w:r>
        <w:t xml:space="preserve">, counts were totaled in </w:t>
      </w:r>
      <w:r w:rsidR="00A3601E">
        <w:t xml:space="preserve">these categories </w:t>
      </w:r>
      <w:r>
        <w:t>in the field</w:t>
      </w:r>
      <w:r w:rsidR="00A3601E">
        <w:t>. F</w:t>
      </w:r>
      <w:r>
        <w:t xml:space="preserve">or </w:t>
      </w:r>
      <w:r w:rsidR="00320946">
        <w:t>the NFWF-1 and NFWF-2021 restoration</w:t>
      </w:r>
      <w:r>
        <w:t xml:space="preserve"> </w:t>
      </w:r>
      <w:r w:rsidR="008F3685">
        <w:t>projects</w:t>
      </w:r>
      <w:r w:rsidR="00A3601E">
        <w:t>,</w:t>
      </w:r>
      <w:r>
        <w:t xml:space="preserve"> total counts (all sizes) were converted to counts per size class by calculating the proportion of oysters within each size class from concurrent oyster </w:t>
      </w:r>
      <w:r w:rsidR="0099118F">
        <w:t>shell-</w:t>
      </w:r>
      <w:r>
        <w:t>height samples</w:t>
      </w:r>
      <w:r w:rsidR="00320946">
        <w:t>, multiplying this proportion to the total counts, and then rounding to convert the numbers of oysters per size class to integers to match the NRDA 4044 and GEBF 5008 data</w:t>
      </w:r>
      <w:r>
        <w:t xml:space="preserve">. </w:t>
      </w:r>
    </w:p>
    <w:p w14:paraId="2C45E53A" w14:textId="49CA7F63" w:rsidR="00C4424E" w:rsidRDefault="00C4424E" w:rsidP="009923C5">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8EE4EF7" w:rsidR="00C4424E" w:rsidRDefault="00C4424E" w:rsidP="009923C5">
      <w:pPr>
        <w:spacing w:after="0" w:line="360" w:lineRule="auto"/>
        <w:ind w:left="720"/>
      </w:pPr>
      <w:r>
        <w:t>(3) Generalized linear models (GLMs; Bolker et al. 2009) with a negative binomial distribution were used to assess how oyster counts (dependent variable) varied over different independent variables</w:t>
      </w:r>
      <w:r w:rsidR="00CC395E">
        <w:t xml:space="preserve"> using the </w:t>
      </w:r>
      <w:r w:rsidR="00B76AA9">
        <w:t xml:space="preserve">R </w:t>
      </w:r>
      <w:r w:rsidR="00CC395E">
        <w:t xml:space="preserve">package glmmTMB </w:t>
      </w:r>
      <w:r w:rsidR="0099118F">
        <w:t>(</w:t>
      </w:r>
      <w:r w:rsidR="00CC395E">
        <w:t>Brooks et al. 2017)</w:t>
      </w:r>
      <w:r>
        <w:t xml:space="preserve">. The dependent variable was the number of oysters in each size class (spat, seed, legal). The independent variables include </w:t>
      </w:r>
      <w:commentRangeStart w:id="75"/>
      <w:r w:rsidR="00DD1933" w:rsidRPr="0093458D">
        <w:rPr>
          <w:highlight w:val="yellow"/>
          <w:rPrChange w:id="76" w:author="Joel Trexler" w:date="2022-07-06T12:02:00Z">
            <w:rPr/>
          </w:rPrChange>
        </w:rPr>
        <w:t xml:space="preserve">Period, a </w:t>
      </w:r>
      <w:r w:rsidRPr="0093458D">
        <w:rPr>
          <w:highlight w:val="yellow"/>
          <w:rPrChange w:id="77" w:author="Joel Trexler" w:date="2022-07-06T12:02:00Z">
            <w:rPr/>
          </w:rPrChange>
        </w:rPr>
        <w:t>variable representing continuous</w:t>
      </w:r>
      <w:r w:rsidR="00A3601E" w:rsidRPr="0093458D">
        <w:rPr>
          <w:highlight w:val="yellow"/>
          <w:rPrChange w:id="78" w:author="Joel Trexler" w:date="2022-07-06T12:02:00Z">
            <w:rPr/>
          </w:rPrChange>
        </w:rPr>
        <w:t>-</w:t>
      </w:r>
      <w:r w:rsidRPr="0093458D">
        <w:rPr>
          <w:highlight w:val="yellow"/>
          <w:rPrChange w:id="79" w:author="Joel Trexler" w:date="2022-07-06T12:02:00Z">
            <w:rPr/>
          </w:rPrChange>
        </w:rPr>
        <w:t xml:space="preserve">time used to combine sampling months into winter </w:t>
      </w:r>
      <w:commentRangeStart w:id="80"/>
      <w:r w:rsidRPr="0093458D">
        <w:rPr>
          <w:highlight w:val="yellow"/>
          <w:rPrChange w:id="81" w:author="Joel Trexler" w:date="2022-07-06T12:02:00Z">
            <w:rPr/>
          </w:rPrChange>
        </w:rPr>
        <w:t>(</w:t>
      </w:r>
      <w:del w:id="82" w:author="Andrew Shantz" w:date="2022-06-30T13:11:00Z">
        <w:r w:rsidRPr="0093458D" w:rsidDel="002F7248">
          <w:rPr>
            <w:highlight w:val="yellow"/>
            <w:rPrChange w:id="83" w:author="Joel Trexler" w:date="2022-07-06T12:02:00Z">
              <w:rPr/>
            </w:rPrChange>
          </w:rPr>
          <w:delText>November</w:delText>
        </w:r>
      </w:del>
      <w:ins w:id="84" w:author="Andrew Shantz" w:date="2022-06-30T13:11:00Z">
        <w:r w:rsidR="002F7248" w:rsidRPr="0093458D">
          <w:rPr>
            <w:highlight w:val="yellow"/>
            <w:rPrChange w:id="85" w:author="Joel Trexler" w:date="2022-07-06T12:02:00Z">
              <w:rPr/>
            </w:rPrChange>
          </w:rPr>
          <w:t>October</w:t>
        </w:r>
      </w:ins>
      <w:r w:rsidRPr="0093458D">
        <w:rPr>
          <w:highlight w:val="yellow"/>
          <w:rPrChange w:id="86" w:author="Joel Trexler" w:date="2022-07-06T12:02:00Z">
            <w:rPr/>
          </w:rPrChange>
        </w:rPr>
        <w:t>-</w:t>
      </w:r>
      <w:del w:id="87" w:author="Andrew Shantz" w:date="2022-06-30T13:11:00Z">
        <w:r w:rsidRPr="0093458D" w:rsidDel="002F7248">
          <w:rPr>
            <w:highlight w:val="yellow"/>
            <w:rPrChange w:id="88" w:author="Joel Trexler" w:date="2022-07-06T12:02:00Z">
              <w:rPr/>
            </w:rPrChange>
          </w:rPr>
          <w:delText>April</w:delText>
        </w:r>
      </w:del>
      <w:ins w:id="89" w:author="Andrew Shantz" w:date="2022-06-30T13:11:00Z">
        <w:r w:rsidR="002F7248" w:rsidRPr="0093458D">
          <w:rPr>
            <w:highlight w:val="yellow"/>
            <w:rPrChange w:id="90" w:author="Joel Trexler" w:date="2022-07-06T12:02:00Z">
              <w:rPr/>
            </w:rPrChange>
          </w:rPr>
          <w:t>March</w:t>
        </w:r>
      </w:ins>
      <w:r w:rsidRPr="0093458D">
        <w:rPr>
          <w:highlight w:val="yellow"/>
          <w:rPrChange w:id="91" w:author="Joel Trexler" w:date="2022-07-06T12:02:00Z">
            <w:rPr/>
          </w:rPrChange>
        </w:rPr>
        <w:t>) or summer (</w:t>
      </w:r>
      <w:commentRangeStart w:id="92"/>
      <w:commentRangeStart w:id="93"/>
      <w:del w:id="94" w:author="Andrew Shantz" w:date="2022-06-30T13:12:00Z">
        <w:r w:rsidRPr="0093458D" w:rsidDel="002F7248">
          <w:rPr>
            <w:highlight w:val="yellow"/>
            <w:rPrChange w:id="95" w:author="Joel Trexler" w:date="2022-07-06T12:02:00Z">
              <w:rPr/>
            </w:rPrChange>
          </w:rPr>
          <w:delText>May</w:delText>
        </w:r>
      </w:del>
      <w:commentRangeEnd w:id="92"/>
      <w:ins w:id="96" w:author="Andrew Shantz" w:date="2022-06-30T13:12:00Z">
        <w:r w:rsidR="002F7248" w:rsidRPr="0093458D">
          <w:rPr>
            <w:highlight w:val="yellow"/>
            <w:rPrChange w:id="97" w:author="Joel Trexler" w:date="2022-07-06T12:02:00Z">
              <w:rPr/>
            </w:rPrChange>
          </w:rPr>
          <w:t>April</w:t>
        </w:r>
      </w:ins>
      <w:r w:rsidRPr="0093458D">
        <w:rPr>
          <w:rStyle w:val="CommentReference"/>
          <w:highlight w:val="yellow"/>
          <w:rPrChange w:id="98" w:author="Joel Trexler" w:date="2022-07-06T12:02:00Z">
            <w:rPr>
              <w:rStyle w:val="CommentReference"/>
            </w:rPr>
          </w:rPrChange>
        </w:rPr>
        <w:commentReference w:id="92"/>
      </w:r>
      <w:commentRangeEnd w:id="93"/>
      <w:r w:rsidR="009D4B71" w:rsidRPr="0093458D">
        <w:rPr>
          <w:rStyle w:val="CommentReference"/>
          <w:highlight w:val="yellow"/>
          <w:rPrChange w:id="99" w:author="Joel Trexler" w:date="2022-07-06T12:02:00Z">
            <w:rPr>
              <w:rStyle w:val="CommentReference"/>
            </w:rPr>
          </w:rPrChange>
        </w:rPr>
        <w:commentReference w:id="93"/>
      </w:r>
      <w:r w:rsidRPr="0093458D">
        <w:rPr>
          <w:highlight w:val="yellow"/>
          <w:rPrChange w:id="100" w:author="Joel Trexler" w:date="2022-07-06T12:02:00Z">
            <w:rPr/>
          </w:rPrChange>
        </w:rPr>
        <w:t>-</w:t>
      </w:r>
      <w:del w:id="101" w:author="Andrew Shantz" w:date="2022-06-30T13:12:00Z">
        <w:r w:rsidRPr="0093458D" w:rsidDel="002F7248">
          <w:rPr>
            <w:highlight w:val="yellow"/>
            <w:rPrChange w:id="102" w:author="Joel Trexler" w:date="2022-07-06T12:02:00Z">
              <w:rPr/>
            </w:rPrChange>
          </w:rPr>
          <w:delText>October</w:delText>
        </w:r>
      </w:del>
      <w:ins w:id="103" w:author="Andrew Shantz" w:date="2022-06-30T13:12:00Z">
        <w:r w:rsidR="002F7248" w:rsidRPr="0093458D">
          <w:rPr>
            <w:highlight w:val="yellow"/>
            <w:rPrChange w:id="104" w:author="Joel Trexler" w:date="2022-07-06T12:02:00Z">
              <w:rPr/>
            </w:rPrChange>
          </w:rPr>
          <w:t>September</w:t>
        </w:r>
      </w:ins>
      <w:r w:rsidRPr="0093458D">
        <w:rPr>
          <w:highlight w:val="yellow"/>
          <w:rPrChange w:id="105" w:author="Joel Trexler" w:date="2022-07-06T12:02:00Z">
            <w:rPr/>
          </w:rPrChange>
        </w:rPr>
        <w:t>)</w:t>
      </w:r>
      <w:commentRangeEnd w:id="80"/>
      <w:r w:rsidR="002F7248" w:rsidRPr="0093458D">
        <w:rPr>
          <w:rStyle w:val="CommentReference"/>
          <w:highlight w:val="yellow"/>
          <w:rPrChange w:id="106" w:author="Joel Trexler" w:date="2022-07-06T12:02:00Z">
            <w:rPr>
              <w:rStyle w:val="CommentReference"/>
            </w:rPr>
          </w:rPrChange>
        </w:rPr>
        <w:commentReference w:id="80"/>
      </w:r>
      <w:r w:rsidRPr="0093458D">
        <w:rPr>
          <w:highlight w:val="yellow"/>
          <w:rPrChange w:id="107" w:author="Joel Trexler" w:date="2022-07-06T12:02:00Z">
            <w:rPr/>
          </w:rPrChange>
        </w:rPr>
        <w:t xml:space="preserve">. </w:t>
      </w:r>
      <w:commentRangeEnd w:id="75"/>
      <w:r w:rsidR="0093458D" w:rsidRPr="0093458D">
        <w:rPr>
          <w:rStyle w:val="CommentReference"/>
          <w:highlight w:val="yellow"/>
          <w:rPrChange w:id="108" w:author="Joel Trexler" w:date="2022-07-06T12:02:00Z">
            <w:rPr>
              <w:rStyle w:val="CommentReference"/>
            </w:rPr>
          </w:rPrChange>
        </w:rPr>
        <w:commentReference w:id="75"/>
      </w:r>
      <w:r w:rsidR="00DD1933">
        <w:t>Bay (Pensacola, St. Andrew, and Apalachicola bays) was included as a categorical independent variable for the first analysis</w:t>
      </w:r>
      <w:r>
        <w:t>.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33296FE1" w:rsidR="00C4424E" w:rsidRDefault="00C4424E" w:rsidP="009923C5">
      <w:pPr>
        <w:spacing w:after="0" w:line="360" w:lineRule="auto"/>
        <w:ind w:left="720"/>
      </w:pPr>
      <w:r>
        <w:t xml:space="preserve">(4) We assumed that the total oyster counts per </w:t>
      </w:r>
      <w:r w:rsidR="00A3601E">
        <w:t>S</w:t>
      </w:r>
      <w:r>
        <w:t>ite would be related to the number of quadrats collecte</w:t>
      </w:r>
      <w:r w:rsidR="00DD1933">
        <w:t>d</w:t>
      </w:r>
      <w:r w:rsidR="00A3601E">
        <w:t>. W</w:t>
      </w:r>
      <w:r>
        <w:t xml:space="preserve">e included the number of quadrats as an </w:t>
      </w:r>
      <w:r w:rsidR="00A3601E">
        <w:t>effort offse</w:t>
      </w:r>
      <w:r>
        <w:t xml:space="preserve">t (log link function; Zuur et al. 2009, 2013). </w:t>
      </w:r>
      <w:r w:rsidR="00DD1933">
        <w:t>U</w:t>
      </w:r>
      <w:r>
        <w:t>sing effort as an offset</w:t>
      </w:r>
      <w:r w:rsidR="00A3601E">
        <w:t>, we change the model from modeling counts</w:t>
      </w:r>
      <w:r>
        <w:t xml:space="preserve"> to modeling a rate measured as the count/quadrat as the response variable. Because the quadrats were the same size </w:t>
      </w:r>
      <w:r w:rsidR="00DD1933">
        <w:t xml:space="preserve">in each </w:t>
      </w:r>
      <w:r>
        <w:t xml:space="preserve">study, the </w:t>
      </w:r>
      <w:r w:rsidR="00DD1933">
        <w:t xml:space="preserve">total </w:t>
      </w:r>
      <w:r>
        <w:t xml:space="preserve">area sampled </w:t>
      </w:r>
      <w:r w:rsidR="00DD1933">
        <w:t xml:space="preserve">in each Period </w:t>
      </w:r>
      <w:r>
        <w:t xml:space="preserve">only changed as a function of the number of quadrats. Using counts and accounting for effort, as opposed to converting the counts to CPUE based on </w:t>
      </w:r>
      <w:r w:rsidR="00DD1933">
        <w:t>area</w:t>
      </w:r>
      <w:r>
        <w:t xml:space="preserve"> sampled</w:t>
      </w:r>
      <w:r w:rsidR="00DD1933">
        <w:t>,</w:t>
      </w:r>
      <w:r>
        <w:t xml:space="preserve"> has two main advantages</w:t>
      </w:r>
      <w:ins w:id="109" w:author="Andrew Shantz" w:date="2022-07-01T10:48:00Z">
        <w:r w:rsidR="00095E1F">
          <w:t>.</w:t>
        </w:r>
      </w:ins>
      <w:r>
        <w:t xml:space="preserve"> </w:t>
      </w:r>
      <w:r w:rsidR="005D72D9">
        <w:t>First</w:t>
      </w:r>
      <w:r w:rsidR="00DD1933">
        <w:t>,</w:t>
      </w:r>
      <w:r>
        <w:t xml:space="preserve"> it maintains the response as an integer</w:t>
      </w:r>
      <w:ins w:id="110" w:author="Andrew Shantz" w:date="2022-07-01T10:48:00Z">
        <w:r w:rsidR="00095E1F">
          <w:t>,</w:t>
        </w:r>
      </w:ins>
      <w:r>
        <w:t xml:space="preserve"> allowing the use of a negative binomial distribution (appropriate for oyster count data; Moore et al. 2020) and </w:t>
      </w:r>
      <w:r w:rsidR="005D72D9">
        <w:t>second</w:t>
      </w:r>
      <w:r w:rsidR="00F632DF">
        <w:t>,</w:t>
      </w:r>
      <w:r>
        <w:t xml:space="preserve"> fitted values and confidence intervals do not contain negative values (Zuur et al. 2009).</w:t>
      </w:r>
    </w:p>
    <w:p w14:paraId="2A5C8DD9" w14:textId="153F6F9C" w:rsidR="00C4424E" w:rsidRDefault="00C4424E" w:rsidP="009923C5">
      <w:pPr>
        <w:spacing w:after="0" w:line="360" w:lineRule="auto"/>
        <w:ind w:left="720"/>
      </w:pPr>
      <w:r>
        <w:lastRenderedPageBreak/>
        <w:t>(</w:t>
      </w:r>
      <w:commentRangeStart w:id="111"/>
      <w:commentRangeStart w:id="112"/>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commentRangeEnd w:id="111"/>
      <w:r w:rsidR="00CC395E">
        <w:rPr>
          <w:rStyle w:val="CommentReference"/>
        </w:rPr>
        <w:commentReference w:id="111"/>
      </w:r>
      <w:commentRangeEnd w:id="112"/>
      <w:r w:rsidR="00B76AA9">
        <w:rPr>
          <w:rStyle w:val="CommentReference"/>
        </w:rPr>
        <w:commentReference w:id="112"/>
      </w:r>
    </w:p>
    <w:p w14:paraId="3BBA92CD" w14:textId="533A76D8" w:rsidR="00C4424E" w:rsidRDefault="00C4424E" w:rsidP="009923C5">
      <w:pPr>
        <w:spacing w:after="0" w:line="360" w:lineRule="auto"/>
        <w:ind w:left="720"/>
      </w:pPr>
      <w:r>
        <w:t xml:space="preserve">(5) </w:t>
      </w:r>
      <w:r w:rsidR="00F632DF">
        <w:t>C</w:t>
      </w:r>
      <w:r w:rsidR="00A3601E">
        <w:t>omparisons were made between models with different combinations of</w:t>
      </w:r>
      <w:r>
        <w:t xml:space="preserve"> independent variables using </w:t>
      </w:r>
      <w:r w:rsidR="003614E2">
        <w:t xml:space="preserve">the Akaike information criterion </w:t>
      </w:r>
      <w:r w:rsidR="00A76B55">
        <w:t>(AIC</w:t>
      </w:r>
      <w:r w:rsidR="003614E2">
        <w:t>)</w:t>
      </w:r>
      <w:r w:rsidR="00D35860">
        <w:t>, where the lowest AIC value represents the best fit</w:t>
      </w:r>
      <w:r w:rsidR="00B76AA9">
        <w:t xml:space="preserve"> of the models tested</w:t>
      </w:r>
      <w:r w:rsidR="00D35860">
        <w:t xml:space="preserve"> (Burnham </w:t>
      </w:r>
      <w:r w:rsidR="00B76AA9">
        <w:t>and</w:t>
      </w:r>
      <w:r w:rsidR="00D35860">
        <w:t xml:space="preserve"> Anderson 2002).</w:t>
      </w:r>
      <w:r>
        <w:t xml:space="preserve"> </w:t>
      </w:r>
    </w:p>
    <w:p w14:paraId="7F9E9B8F" w14:textId="461D29AB" w:rsidR="00C4424E" w:rsidRDefault="00C4424E" w:rsidP="009923C5">
      <w:pPr>
        <w:spacing w:after="0" w:line="360" w:lineRule="auto"/>
        <w:ind w:left="720"/>
      </w:pPr>
      <w:r>
        <w:t xml:space="preserve">(6) </w:t>
      </w:r>
      <w:commentRangeStart w:id="113"/>
      <w:commentRangeStart w:id="114"/>
      <w:r>
        <w:t xml:space="preserve">Models were fit to data </w:t>
      </w:r>
      <w:r w:rsidRPr="00E8399B">
        <w:rPr>
          <w:rFonts w:cstheme="minorHAnsi"/>
        </w:rPr>
        <w:t xml:space="preserve">using the glmm.TMB </w:t>
      </w:r>
      <w:r>
        <w:rPr>
          <w:rFonts w:cstheme="minorHAnsi"/>
        </w:rPr>
        <w:t xml:space="preserve">package </w:t>
      </w:r>
      <w:commentRangeEnd w:id="113"/>
      <w:r w:rsidR="00CC395E">
        <w:rPr>
          <w:rStyle w:val="CommentReference"/>
        </w:rPr>
        <w:commentReference w:id="113"/>
      </w:r>
      <w:commentRangeEnd w:id="114"/>
      <w:r w:rsidR="00B76AA9">
        <w:rPr>
          <w:rStyle w:val="CommentReference"/>
        </w:rPr>
        <w:commentReference w:id="114"/>
      </w:r>
      <w:r w:rsidRPr="00E8399B">
        <w:rPr>
          <w:rFonts w:cstheme="minorHAnsi"/>
        </w:rPr>
        <w:t>(Brooks et al. 2017) and</w:t>
      </w:r>
      <w:commentRangeStart w:id="115"/>
      <w:commentRangeStart w:id="116"/>
      <w:r>
        <w:rPr>
          <w:rFonts w:cstheme="minorHAnsi"/>
        </w:rPr>
        <w:t xml:space="preserve"> predicted values</w:t>
      </w:r>
      <w:r w:rsidR="00C62CCA">
        <w:rPr>
          <w:rFonts w:cstheme="minorHAnsi"/>
        </w:rPr>
        <w:t xml:space="preserve"> (marginal means)</w:t>
      </w:r>
      <w:r>
        <w:rPr>
          <w:rFonts w:cstheme="minorHAnsi"/>
        </w:rPr>
        <w:t xml:space="preserve"> were made from the best fit model using the</w:t>
      </w:r>
      <w:r w:rsidRPr="00E8399B">
        <w:rPr>
          <w:rFonts w:cstheme="minorHAnsi"/>
        </w:rPr>
        <w:t xml:space="preserve"> ggeffects package (</w:t>
      </w:r>
      <w:r w:rsidRPr="00E8399B">
        <w:rPr>
          <w:rFonts w:cstheme="minorHAnsi"/>
          <w:color w:val="000000"/>
          <w:shd w:val="clear" w:color="auto" w:fill="FFFFFF"/>
        </w:rPr>
        <w:t>Lüdecke 2018)</w:t>
      </w:r>
      <w:r w:rsidRPr="00E8399B">
        <w:rPr>
          <w:rFonts w:cstheme="minorHAnsi"/>
        </w:rPr>
        <w:t xml:space="preserve"> in R (R Core Team</w:t>
      </w:r>
      <w:r>
        <w:t xml:space="preserve"> 2021). </w:t>
      </w:r>
      <w:commentRangeEnd w:id="115"/>
      <w:r w:rsidR="00CC395E">
        <w:rPr>
          <w:rStyle w:val="CommentReference"/>
        </w:rPr>
        <w:commentReference w:id="115"/>
      </w:r>
      <w:commentRangeEnd w:id="116"/>
      <w:r w:rsidR="00B76AA9">
        <w:rPr>
          <w:rStyle w:val="CommentReference"/>
        </w:rPr>
        <w:commentReference w:id="116"/>
      </w:r>
    </w:p>
    <w:p w14:paraId="0077A21B" w14:textId="77777777" w:rsidR="00CC395E" w:rsidRDefault="00CC395E" w:rsidP="00CC395E">
      <w:pPr>
        <w:spacing w:after="0" w:line="360" w:lineRule="auto"/>
        <w:rPr>
          <w:ins w:id="117" w:author="Tara Stewart Merrill" w:date="2022-07-03T12:25:00Z"/>
        </w:rPr>
      </w:pPr>
    </w:p>
    <w:p w14:paraId="3CCCAC04" w14:textId="3AF6C409" w:rsidR="00CC395E" w:rsidRDefault="00CC395E" w:rsidP="00CC395E">
      <w:pPr>
        <w:spacing w:after="0" w:line="360" w:lineRule="auto"/>
        <w:rPr>
          <w:ins w:id="118" w:author="Tara Stewart Merrill" w:date="2022-07-03T12:25:00Z"/>
        </w:rPr>
      </w:pPr>
      <w:commentRangeStart w:id="119"/>
      <w:commentRangeStart w:id="120"/>
      <w:ins w:id="121" w:author="Tara Stewart Merrill" w:date="2022-07-03T12:35:00Z">
        <w:r>
          <w:t>Estimating Freshwater Discharge</w:t>
        </w:r>
      </w:ins>
      <w:commentRangeEnd w:id="119"/>
      <w:r w:rsidR="00E3372A">
        <w:rPr>
          <w:rStyle w:val="CommentReference"/>
        </w:rPr>
        <w:commentReference w:id="119"/>
      </w:r>
      <w:commentRangeEnd w:id="120"/>
      <w:r w:rsidR="00B76AA9">
        <w:rPr>
          <w:rStyle w:val="CommentReference"/>
        </w:rPr>
        <w:commentReference w:id="120"/>
      </w:r>
    </w:p>
    <w:p w14:paraId="014FD4C6" w14:textId="77777777" w:rsidR="004566B4" w:rsidRDefault="00A3601E" w:rsidP="004566B4">
      <w:pPr>
        <w:spacing w:after="0" w:line="360" w:lineRule="auto"/>
      </w:pPr>
      <w:r>
        <w:t>As a visual assessment of watershed-scale discharge characteristics, w</w:t>
      </w:r>
      <w:r w:rsidR="00C4424E">
        <w:t xml:space="preserve">e summarized river discharge for </w:t>
      </w:r>
      <w:r w:rsidR="005D72D9">
        <w:t xml:space="preserve">primary </w:t>
      </w:r>
      <w:r w:rsidR="00C4424E">
        <w:t xml:space="preserve">rivers entering </w:t>
      </w:r>
      <w:commentRangeStart w:id="122"/>
      <w:r w:rsidR="00C4424E">
        <w:t xml:space="preserve">each </w:t>
      </w:r>
      <w:r>
        <w:t>B</w:t>
      </w:r>
      <w:r w:rsidR="00C4424E">
        <w:t xml:space="preserve">ay </w:t>
      </w:r>
      <w:commentRangeEnd w:id="122"/>
      <w:r w:rsidR="00CC395E">
        <w:rPr>
          <w:rStyle w:val="CommentReference"/>
        </w:rPr>
        <w:commentReference w:id="122"/>
      </w:r>
      <w:r w:rsidR="00C4424E">
        <w:t xml:space="preserve">as a proxy for </w:t>
      </w:r>
      <w:commentRangeStart w:id="123"/>
      <w:commentRangeStart w:id="124"/>
      <w:commentRangeStart w:id="125"/>
      <w:r w:rsidR="00C4424E">
        <w:t>salinity</w:t>
      </w:r>
      <w:commentRangeEnd w:id="123"/>
      <w:commentRangeEnd w:id="124"/>
      <w:commentRangeEnd w:id="125"/>
      <w:r w:rsidR="00C4424E">
        <w:rPr>
          <w:rStyle w:val="CommentReference"/>
        </w:rPr>
        <w:commentReference w:id="123"/>
      </w:r>
      <w:r w:rsidR="006B5C14">
        <w:rPr>
          <w:rStyle w:val="CommentReference"/>
        </w:rPr>
        <w:commentReference w:id="124"/>
      </w:r>
      <w:r w:rsidR="001F6B08">
        <w:rPr>
          <w:rStyle w:val="CommentReference"/>
        </w:rPr>
        <w:commentReference w:id="125"/>
      </w:r>
      <w:r w:rsidR="00C4424E">
        <w:t xml:space="preserve"> and nutrient inputs </w:t>
      </w:r>
      <w:r>
        <w:t>before</w:t>
      </w:r>
      <w:r w:rsidR="00C4424E">
        <w:t>, during, and after restoration efforts by plotting the percent deviation in river discharge (</w:t>
      </w:r>
      <w:r w:rsidR="003857D1">
        <w:t>C</w:t>
      </w:r>
      <w:r w:rsidR="00C4424E">
        <w:t>FS</w:t>
      </w:r>
      <w:r w:rsidR="00B76AA9">
        <w:t>, cubic foot per second,</w:t>
      </w:r>
      <w:r w:rsidR="00C4424E">
        <w:t xml:space="preserve"> by convention) from the </w:t>
      </w:r>
      <w:r w:rsidR="002C1DD2">
        <w:t>P</w:t>
      </w:r>
      <w:r w:rsidR="00C4424E">
        <w:t xml:space="preserve">eriod of instrument record by month and year beginning in 2005. We </w:t>
      </w:r>
      <w:r>
        <w:t>started</w:t>
      </w:r>
      <w:r w:rsidR="00C4424E">
        <w:t xml:space="preserve"> the time series about </w:t>
      </w:r>
      <w:commentRangeStart w:id="126"/>
      <w:commentRangeStart w:id="127"/>
      <w:r>
        <w:t>ten</w:t>
      </w:r>
      <w:r w:rsidR="00C4424E">
        <w:t xml:space="preserve"> years </w:t>
      </w:r>
      <w:commentRangeEnd w:id="126"/>
      <w:r w:rsidR="00CC395E">
        <w:rPr>
          <w:rStyle w:val="CommentReference"/>
        </w:rPr>
        <w:commentReference w:id="126"/>
      </w:r>
      <w:commentRangeEnd w:id="127"/>
      <w:r w:rsidR="00B76AA9">
        <w:rPr>
          <w:rStyle w:val="CommentReference"/>
        </w:rPr>
        <w:commentReference w:id="127"/>
      </w:r>
      <w:r>
        <w:t>before</w:t>
      </w:r>
      <w:r w:rsidR="00C4424E">
        <w:t xml:space="preserve"> restoration efforts to capture antecedent river discharge conditions. Pensacola Bay has three </w:t>
      </w:r>
      <w:r>
        <w:t>tributaries</w:t>
      </w:r>
      <w:r w:rsidR="00C4424E">
        <w:t xml:space="preserve"> (Escambia, Blackwater, and </w:t>
      </w:r>
      <w:proofErr w:type="gramStart"/>
      <w:r w:rsidR="00C4424E">
        <w:t>Yellow</w:t>
      </w:r>
      <w:proofErr w:type="gramEnd"/>
      <w:r w:rsidR="00C4424E">
        <w:t xml:space="preserve"> rivers)</w:t>
      </w:r>
      <w:r>
        <w:t>,</w:t>
      </w:r>
      <w:r w:rsidR="00C4424E">
        <w:t xml:space="preserve"> and we used data from USGS gauge 02375500 from the Escambia River because this is the larger (by discharge). St. Andrew Bay has no </w:t>
      </w:r>
      <w:r>
        <w:t>significant</w:t>
      </w:r>
      <w:r w:rsidR="00C4424E">
        <w:t xml:space="preserve"> freshwater inputs (Crowe et al. 2008). For Apalachicola Bay</w:t>
      </w:r>
      <w:r>
        <w:t>,</w:t>
      </w:r>
      <w:r w:rsidR="00C4424E">
        <w:t xml:space="preserve"> we summarized river discharge information from USGS gauge 02358000 (Apalachicola </w:t>
      </w:r>
      <w:r w:rsidR="00016F69">
        <w:t xml:space="preserve">River </w:t>
      </w:r>
      <w:r w:rsidR="00C4424E">
        <w:t>at Chattahoochee).</w:t>
      </w:r>
    </w:p>
    <w:p w14:paraId="3359A723" w14:textId="19B2F438" w:rsidR="00C4424E" w:rsidRDefault="002C1DD2" w:rsidP="004566B4">
      <w:pPr>
        <w:spacing w:after="0" w:line="360" w:lineRule="auto"/>
        <w:ind w:firstLine="720"/>
      </w:pPr>
      <w:r>
        <w:t>We completed a second separate analysis</w:t>
      </w:r>
      <w:r w:rsidR="00C4424E">
        <w:t xml:space="preserve"> for Apalachicola Bay because </w:t>
      </w:r>
      <w:r w:rsidR="001D59E8">
        <w:t xml:space="preserve">the </w:t>
      </w:r>
      <w:r w:rsidR="00C4424E">
        <w:t>independent variables of</w:t>
      </w:r>
      <w:r w:rsidR="001D59E8">
        <w:t xml:space="preserve"> clutch material and density (described by the "study" variable) and freshwater discharge</w:t>
      </w:r>
      <w:r w:rsidR="00C4424E">
        <w:t xml:space="preserve"> </w:t>
      </w:r>
      <w:r w:rsidR="001D59E8">
        <w:t>can only be assessed in</w:t>
      </w:r>
      <w:r w:rsidR="00C4424E">
        <w:t xml:space="preserve"> this system</w:t>
      </w:r>
      <w:r w:rsidR="001D59E8">
        <w:t xml:space="preserve"> with the available data</w:t>
      </w:r>
      <w:r w:rsidR="00C4424E">
        <w:t>.</w:t>
      </w:r>
      <w:r w:rsidR="001D59E8">
        <w:t xml:space="preserve"> The dependent variables for these analyses were the same as the first analysis, the number of oysters in the spat, seed, or legal-size categories </w:t>
      </w:r>
      <w:commentRangeStart w:id="128"/>
      <w:r w:rsidR="001D59E8">
        <w:t>(separate analyses for each dependent variable</w:t>
      </w:r>
      <w:commentRangeEnd w:id="128"/>
      <w:r w:rsidR="001D59E8">
        <w:rPr>
          <w:rStyle w:val="CommentReference"/>
        </w:rPr>
        <w:commentReference w:id="128"/>
      </w:r>
      <w:r w:rsidR="001D59E8">
        <w:t>). The independent variables included Period, Study (studies described in Table 1), and a variable which represents the number of days in a Period</w:t>
      </w:r>
      <w:r w:rsidR="001F6B08">
        <w:t xml:space="preserve"> or the prior Period (as a measure of antecedent discharge)</w:t>
      </w:r>
      <w:r w:rsidR="001D59E8">
        <w:t xml:space="preserve"> when the Apalachicola River discharge was below 12,000 or 6,000 CFS measured at Jim Woodruff gage (USGS 02358000). This 12,000 CFS reference point is important because the adjacent floodplain becomes inundated at discharge near this level (Light et al. 1998, Fisch and Pine 2016). The exact point of inundation may have changed over time due to riverbed degradation (S. Leitman, personal communication). Regardless, we use the number of days per Period Apalachicola River discharge was &lt; 12,000 CFS as an indicator of low freshwater inputs. Similarly, the number of days Apalachicola River discharge was &lt; 6,000 CFS indicates extreme low river discharge </w:t>
      </w:r>
      <w:r w:rsidR="001D59E8">
        <w:lastRenderedPageBreak/>
        <w:t>periods because this river level approaches the minimum required water release of 5,000 CFS at Jim Woodruff Dam.</w:t>
      </w:r>
      <w:r w:rsidR="005E228A">
        <w:t xml:space="preserve"> </w:t>
      </w:r>
    </w:p>
    <w:p w14:paraId="116DC951" w14:textId="608DB36A" w:rsidR="00C4424E" w:rsidRDefault="00580D83" w:rsidP="009923C5">
      <w:pPr>
        <w:spacing w:after="0" w:line="360" w:lineRule="auto"/>
        <w:ind w:firstLine="720"/>
      </w:pPr>
      <w:r>
        <w:t xml:space="preserve">We explored how the different cultch materials and densities used in </w:t>
      </w:r>
      <w:r w:rsidR="00C4424E">
        <w:t>Table 1</w:t>
      </w:r>
      <w:r>
        <w:t xml:space="preserve"> persist over time. W</w:t>
      </w:r>
      <w:r w:rsidR="00C4424E">
        <w:t xml:space="preserve">e summed the weight of cultch collected by divers conducting the oyster surveys by cultch material, </w:t>
      </w:r>
      <w:r w:rsidR="002C1DD2">
        <w:t>S</w:t>
      </w:r>
      <w:r w:rsidR="00C4424E">
        <w:t xml:space="preserve">ite, and </w:t>
      </w:r>
      <w:r w:rsidR="002C1DD2">
        <w:t>P</w:t>
      </w:r>
      <w:r w:rsidR="00C4424E">
        <w:t xml:space="preserve">eriod. </w:t>
      </w:r>
      <w:r w:rsidR="001F6B08">
        <w:t>Total cultch weights for Apalachicola Bay were made integers by rounding to the nearest whole kilogram. Data were summarized by project, and calculations of mean and variance by Project suggested the data were over-dispersed (variance &gt; mean). We then fit similar GLM models assuming a negative binomial distribution for oyster count data to the observed cultch biomass. To create a comparative framework across substrates, we predicted the amount of cultch per ¼-m</w:t>
      </w:r>
      <w:r w:rsidR="001F6B08" w:rsidRPr="00BB5D4E">
        <w:rPr>
          <w:vertAlign w:val="superscript"/>
        </w:rPr>
        <w:t>2</w:t>
      </w:r>
      <w:r w:rsidR="001F6B08">
        <w:t xml:space="preserve"> in </w:t>
      </w:r>
      <w:commentRangeStart w:id="129"/>
      <w:r w:rsidR="001F6B08">
        <w:t>period 14</w:t>
      </w:r>
      <w:commentRangeEnd w:id="129"/>
      <w:r w:rsidR="001F6B08">
        <w:rPr>
          <w:rStyle w:val="CommentReference"/>
        </w:rPr>
        <w:commentReference w:id="129"/>
      </w:r>
      <w:r w:rsidR="001F6B08">
        <w:t>, the last monitoring Period. Because Apalachicola was the only Bay where both rock and shell cultch were used, we focused analyses on comparing substrates in this Bay only.</w:t>
      </w:r>
    </w:p>
    <w:p w14:paraId="3BD0EA53" w14:textId="77777777" w:rsidR="00C4424E" w:rsidRDefault="00C4424E" w:rsidP="009923C5">
      <w:pPr>
        <w:spacing w:after="0" w:line="360" w:lineRule="auto"/>
        <w:ind w:firstLine="720"/>
      </w:pPr>
      <w:r>
        <w:t xml:space="preserve">Data and all code used for analyses is available from the following Git repository </w:t>
      </w:r>
      <w:proofErr w:type="gramStart"/>
      <w:r w:rsidRPr="009015E7">
        <w:t>https://github.com/billpine/AB_DEP.git</w:t>
      </w:r>
      <w:r>
        <w:rPr>
          <w:rStyle w:val="CommentReference"/>
        </w:rPr>
        <w:t xml:space="preserve"> </w:t>
      </w:r>
      <w:r>
        <w:t>.</w:t>
      </w:r>
      <w:proofErr w:type="gramEnd"/>
    </w:p>
    <w:p w14:paraId="3C527742" w14:textId="77777777" w:rsidR="00DE44FF" w:rsidRDefault="00DE44FF" w:rsidP="009923C5">
      <w:pPr>
        <w:spacing w:after="0" w:line="360" w:lineRule="auto"/>
        <w:rPr>
          <w:i/>
          <w:iCs/>
        </w:rPr>
      </w:pPr>
    </w:p>
    <w:p w14:paraId="7B0E7E31" w14:textId="4C8F9BA2" w:rsidR="00AF3465" w:rsidRDefault="00AF3465" w:rsidP="009923C5">
      <w:pPr>
        <w:spacing w:after="0" w:line="360" w:lineRule="auto"/>
      </w:pPr>
      <w:r w:rsidRPr="002E1291">
        <w:rPr>
          <w:i/>
          <w:iCs/>
        </w:rPr>
        <w:t>Results</w:t>
      </w:r>
    </w:p>
    <w:p w14:paraId="1D9002D3" w14:textId="36B3E9DE" w:rsidR="005745F3" w:rsidRPr="00A2283D" w:rsidRDefault="005745F3" w:rsidP="009923C5">
      <w:pPr>
        <w:spacing w:after="0" w:line="360" w:lineRule="auto"/>
        <w:rPr>
          <w:u w:val="single"/>
        </w:rPr>
      </w:pPr>
      <w:commentRangeStart w:id="130"/>
      <w:commentRangeStart w:id="131"/>
      <w:r w:rsidRPr="00A2283D">
        <w:rPr>
          <w:u w:val="single"/>
        </w:rPr>
        <w:t>Trends in fisheries</w:t>
      </w:r>
      <w:r w:rsidR="002C1DD2">
        <w:rPr>
          <w:u w:val="single"/>
        </w:rPr>
        <w:t>-</w:t>
      </w:r>
      <w:r w:rsidRPr="00A2283D">
        <w:rPr>
          <w:u w:val="single"/>
        </w:rPr>
        <w:t>dependent data</w:t>
      </w:r>
      <w:commentRangeEnd w:id="130"/>
      <w:r w:rsidR="00CC395E">
        <w:rPr>
          <w:rStyle w:val="CommentReference"/>
        </w:rPr>
        <w:commentReference w:id="130"/>
      </w:r>
      <w:commentRangeEnd w:id="131"/>
      <w:r w:rsidR="001D59E8">
        <w:rPr>
          <w:rStyle w:val="CommentReference"/>
        </w:rPr>
        <w:commentReference w:id="131"/>
      </w:r>
    </w:p>
    <w:p w14:paraId="492D2359" w14:textId="48AD9FD6" w:rsidR="005745F3" w:rsidRPr="005745F3" w:rsidRDefault="005745F3" w:rsidP="009923C5">
      <w:pPr>
        <w:spacing w:after="0" w:line="360" w:lineRule="auto"/>
        <w:ind w:firstLine="720"/>
      </w:pPr>
      <w:r>
        <w:t xml:space="preserve">Trends in </w:t>
      </w:r>
      <w:r w:rsidR="00C52580">
        <w:t xml:space="preserve">FWC </w:t>
      </w:r>
      <w:r>
        <w:t>fisheries</w:t>
      </w:r>
      <w:r w:rsidR="002C1DD2">
        <w:t>-</w:t>
      </w:r>
      <w:r>
        <w:t xml:space="preserve">dependent data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larger </w:t>
      </w:r>
      <w:r w:rsidR="006428AE">
        <w:t>(</w:t>
      </w:r>
      <w:r w:rsidR="00E27C73">
        <w:t>trips and landings</w:t>
      </w:r>
      <w:r w:rsidR="006428AE">
        <w:t>)</w:t>
      </w:r>
      <w:r w:rsidR="00E27C73">
        <w:t xml:space="preserve"> than Pensacola and St. </w:t>
      </w:r>
      <w:r w:rsidR="00DD1933">
        <w:t>Andrew</w:t>
      </w:r>
      <w:r w:rsidR="00E27C73">
        <w:t xml:space="preserve"> bays combined</w:t>
      </w:r>
      <w:r w:rsidR="00200810">
        <w:t xml:space="preserve"> (Figure 2)</w:t>
      </w:r>
      <w:r w:rsidR="00E27C73">
        <w:t>. 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w:t>
      </w:r>
      <w:r w:rsidR="00DD1933">
        <w:t>Andrew</w:t>
      </w:r>
      <w:r w:rsidR="009015E7">
        <w:t xml:space="preserve">, and Apalachicola bays show a similar </w:t>
      </w:r>
      <w:r w:rsidR="00A3601E">
        <w:t>trend of increasing trips and landings in the mid-1980s and again in 2005-2010</w:t>
      </w:r>
      <w:r w:rsidR="00200810">
        <w:t>. Since 2010</w:t>
      </w:r>
      <w:r w:rsidR="00B76AA9">
        <w:t>-2012</w:t>
      </w:r>
      <w:r w:rsidR="00200810">
        <w:t xml:space="preserve"> trips and landings have declined in all three bays</w:t>
      </w:r>
      <w:r w:rsidR="009015E7">
        <w:t>,</w:t>
      </w:r>
      <w:r w:rsidR="00200810">
        <w:t xml:space="preserve"> </w:t>
      </w:r>
      <w:commentRangeStart w:id="132"/>
      <w:commentRangeStart w:id="133"/>
      <w:r w:rsidR="00200810">
        <w:t xml:space="preserve">with </w:t>
      </w:r>
      <w:r w:rsidR="00A3601E">
        <w:t>minimal levels of</w:t>
      </w:r>
      <w:r w:rsidR="00200810">
        <w:t xml:space="preserve"> commercial fishing</w:t>
      </w:r>
      <w:r w:rsidR="006E5504">
        <w:t xml:space="preserve"> </w:t>
      </w:r>
      <w:r w:rsidR="00A3601E">
        <w:t>activity</w:t>
      </w:r>
      <w:r w:rsidR="00200810">
        <w:t xml:space="preserve"> since </w:t>
      </w:r>
      <w:commentRangeEnd w:id="132"/>
      <w:r w:rsidR="000400C7">
        <w:rPr>
          <w:rStyle w:val="CommentReference"/>
        </w:rPr>
        <w:commentReference w:id="132"/>
      </w:r>
      <w:commentRangeEnd w:id="133"/>
      <w:r w:rsidR="00B76AA9">
        <w:rPr>
          <w:rStyle w:val="CommentReference"/>
        </w:rPr>
        <w:commentReference w:id="133"/>
      </w:r>
      <w:r w:rsidR="00200810">
        <w:t>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9923C5">
      <w:pPr>
        <w:spacing w:after="0" w:line="360" w:lineRule="auto"/>
        <w:rPr>
          <w:u w:val="single"/>
        </w:rPr>
      </w:pPr>
    </w:p>
    <w:p w14:paraId="496829FE" w14:textId="0BA089EC" w:rsidR="00AD5B7C" w:rsidRPr="00A2283D" w:rsidRDefault="007C361E" w:rsidP="009923C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w:t>
      </w:r>
      <w:r w:rsidR="00DD1933">
        <w:rPr>
          <w:u w:val="single"/>
        </w:rPr>
        <w:t>Andrew</w:t>
      </w:r>
      <w:r w:rsidR="005D5537" w:rsidRPr="00A2283D">
        <w:rPr>
          <w:u w:val="single"/>
        </w:rPr>
        <w:t xml:space="preserve"> Bays</w:t>
      </w:r>
      <w:r w:rsidR="00FE7DB8" w:rsidRPr="00A2283D">
        <w:rPr>
          <w:u w:val="single"/>
        </w:rPr>
        <w:t xml:space="preserve"> across reefs</w:t>
      </w:r>
      <w:r w:rsidR="00AA1015" w:rsidRPr="00A2283D">
        <w:rPr>
          <w:u w:val="single"/>
        </w:rPr>
        <w:t xml:space="preserve"> following restoration</w:t>
      </w:r>
    </w:p>
    <w:p w14:paraId="1A8902DD" w14:textId="0E2996C8" w:rsidR="00AF3465" w:rsidRDefault="007C361E" w:rsidP="009923C5">
      <w:pPr>
        <w:spacing w:after="0" w:line="360"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DD1933">
        <w:t>"</w:t>
      </w:r>
      <w:r w:rsidR="00CC395E">
        <w:t>n</w:t>
      </w:r>
      <w:r w:rsidR="009015E7">
        <w:t>binom2</w:t>
      </w:r>
      <w:r w:rsidR="00DD1933">
        <w:t>"</w:t>
      </w:r>
      <w:r w:rsidR="009015E7">
        <w:t xml:space="preserve"> family formulation)</w:t>
      </w:r>
      <w:r>
        <w:t xml:space="preserve"> was </w:t>
      </w:r>
      <w:r w:rsidR="00501CA0">
        <w:t xml:space="preserve">&lt;1 for </w:t>
      </w:r>
      <w:r w:rsidR="00AA1015">
        <w:t>all</w:t>
      </w:r>
      <w:r w:rsidR="00501CA0">
        <w:t xml:space="preserve"> models</w:t>
      </w:r>
      <w:r w:rsidR="0085771B">
        <w:t>,</w:t>
      </w:r>
      <w:r w:rsidR="00501CA0">
        <w:t xml:space="preserve"> </w:t>
      </w:r>
      <w:r>
        <w:t>suggesting extreme overdispersion</w:t>
      </w:r>
      <w:r w:rsidR="00B36D6A">
        <w:t xml:space="preserve"> (Figure 3)</w:t>
      </w:r>
      <w:r>
        <w:t xml:space="preserve">. </w:t>
      </w:r>
      <w:r w:rsidR="005E228A">
        <w:t xml:space="preserve">We were most interested in the </w:t>
      </w:r>
      <w:r w:rsidR="00501CA0">
        <w:t xml:space="preserve">Bay * Period </w:t>
      </w:r>
      <w:r w:rsidR="00CC395E">
        <w:t xml:space="preserve">interaction </w:t>
      </w:r>
      <w:r w:rsidR="005E228A">
        <w:t xml:space="preserve">as a framework to assess trends in oyster counts over time for each Bay. </w:t>
      </w:r>
      <w:r w:rsidR="00CC395E">
        <w:t xml:space="preserve">This interaction effect reveals whether bays have similar patterns in oyster counts, or whether temporal patterns are unique within each location. </w:t>
      </w:r>
      <w:r w:rsidR="005E228A">
        <w:t xml:space="preserve">In addition to being the model of greatest </w:t>
      </w:r>
      <w:r w:rsidR="005E228A">
        <w:lastRenderedPageBreak/>
        <w:t>management interest, th</w:t>
      </w:r>
      <w:r w:rsidR="00CC395E">
        <w:t>e</w:t>
      </w:r>
      <w:r w:rsidR="005E228A">
        <w:t xml:space="preserve"> model</w:t>
      </w:r>
      <w:r w:rsidR="00CC395E">
        <w:t xml:space="preserve"> including Bay * Period</w:t>
      </w:r>
      <w:r w:rsidR="005E228A">
        <w:t xml:space="preserve"> also </w:t>
      </w:r>
      <w:r w:rsidR="00501CA0">
        <w:t>had the lowest</w:t>
      </w:r>
      <w:r w:rsidR="005E228A">
        <w:t xml:space="preserve"> AIC</w:t>
      </w:r>
      <w:r w:rsidR="00501CA0">
        <w:t xml:space="preserve"> value (delta AIC</w:t>
      </w:r>
      <w:r w:rsidR="00B00C20">
        <w:t xml:space="preserve"> between lowest AIC and model with second</w:t>
      </w:r>
      <w:r w:rsidR="00DD1933">
        <w:t>-</w:t>
      </w:r>
      <w:r w:rsidR="00B00C20">
        <w:t>lowest AIC =</w:t>
      </w:r>
      <w:r w:rsidR="00501CA0">
        <w:t xml:space="preserve"> 3.3; Table X)</w:t>
      </w:r>
      <w:r w:rsidR="00A91886">
        <w:t xml:space="preserve">. </w:t>
      </w:r>
      <w:r w:rsidR="005E228A">
        <w:t>For the Bay * Period</w:t>
      </w:r>
      <w:r w:rsidR="00017761">
        <w:t xml:space="preserve"> model</w:t>
      </w:r>
      <w:ins w:id="134" w:author="Tara Stewart Merrill" w:date="2022-07-03T12:47:00Z">
        <w:r w:rsidR="00CC395E">
          <w:t>,</w:t>
        </w:r>
      </w:ins>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w:t>
      </w:r>
      <w:r w:rsidR="00DD1933">
        <w:t>Andrew</w:t>
      </w:r>
      <w:r w:rsidR="006E5504">
        <w:t xml:space="preserve">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 xml:space="preserve">St. </w:t>
      </w:r>
      <w:r w:rsidR="00DD1933">
        <w:t>Andrew</w:t>
      </w:r>
      <w:r w:rsidR="00A91886">
        <w:t xml:space="preserve"> beta = 0.25, SE beta = 0.20, p=0.03)</w:t>
      </w:r>
      <w:r w:rsidR="00B00C20">
        <w:t xml:space="preserve">.  </w:t>
      </w:r>
      <w:r w:rsidR="006E5504">
        <w:t xml:space="preserve">Even though the estimated slope is positive for Pensacola and St. </w:t>
      </w:r>
      <w:r w:rsidR="00DD1933">
        <w:t>Andrew</w:t>
      </w:r>
      <w:r w:rsidR="006E5504">
        <w:t xml:space="preserve"> bays, t</w:t>
      </w:r>
      <w:r w:rsidR="00B00C20">
        <w:t>his trend is uncertain (high standard error on beta terms)</w:t>
      </w:r>
      <w:r w:rsidR="009015E7">
        <w:t>. T</w:t>
      </w:r>
      <w:r w:rsidR="00B00C20">
        <w:t xml:space="preserve">he </w:t>
      </w:r>
      <w:r w:rsidR="00DD1933">
        <w:t>low value suggests</w:t>
      </w:r>
      <w:r w:rsidR="00B00C20">
        <w:t xml:space="preserve"> a</w:t>
      </w:r>
      <w:r w:rsidR="005D72D9">
        <w:t xml:space="preserve"> me</w:t>
      </w:r>
      <w:r w:rsidR="00C62CCA">
        <w:t>dian</w:t>
      </w:r>
      <w:r w:rsidR="00B00C20">
        <w:t xml:space="preserve"> increase of</w:t>
      </w:r>
      <w:r w:rsidR="00A91886">
        <w:t xml:space="preserve"> about </w:t>
      </w:r>
      <w:r w:rsidR="009015E7">
        <w:t>one</w:t>
      </w:r>
      <w:r w:rsidR="00A91886">
        <w:t xml:space="preserve"> oyster spat per quadrat for each </w:t>
      </w:r>
      <w:r w:rsidR="00DD1933">
        <w:t>P</w:t>
      </w:r>
      <w:r w:rsidR="00A91886">
        <w:t xml:space="preserve">eriod. This </w:t>
      </w:r>
      <w:r w:rsidR="00DD1933">
        <w:t xml:space="preserve">increase </w:t>
      </w:r>
      <w:r w:rsidR="00A91886">
        <w:t>contrasts with Apalachicola Bay which was declining at about</w:t>
      </w:r>
      <w:r w:rsidR="005D72D9">
        <w:t xml:space="preserve"> a median level of</w:t>
      </w:r>
      <w:r w:rsidR="00A91886">
        <w:t xml:space="preserve"> 0.8 </w:t>
      </w:r>
      <w:commentRangeStart w:id="135"/>
      <w:commentRangeStart w:id="136"/>
      <w:r w:rsidR="00A91886">
        <w:t>live oyster</w:t>
      </w:r>
      <w:r w:rsidR="009307B6">
        <w:t xml:space="preserve"> </w:t>
      </w:r>
      <w:r w:rsidR="00A91886">
        <w:t>s</w:t>
      </w:r>
      <w:r w:rsidR="009307B6">
        <w:t>pat</w:t>
      </w:r>
      <w:r w:rsidR="00A91886">
        <w:t xml:space="preserve"> per quadrat </w:t>
      </w:r>
      <w:commentRangeEnd w:id="135"/>
      <w:r w:rsidR="00E74DBF">
        <w:rPr>
          <w:rStyle w:val="CommentReference"/>
        </w:rPr>
        <w:commentReference w:id="135"/>
      </w:r>
      <w:commentRangeEnd w:id="136"/>
      <w:r w:rsidR="00B76AA9">
        <w:rPr>
          <w:rStyle w:val="CommentReference"/>
        </w:rPr>
        <w:commentReference w:id="136"/>
      </w:r>
      <w:r w:rsidR="00A91886">
        <w:t xml:space="preserve">per </w:t>
      </w:r>
      <w:r w:rsidR="00927350">
        <w:t>P</w:t>
      </w:r>
      <w:r w:rsidR="00A91886">
        <w:t>eriod.</w:t>
      </w:r>
      <w:r w:rsidR="00A533F2">
        <w:t xml:space="preserve"> Predicted mean </w:t>
      </w:r>
      <w:r w:rsidR="002B6424">
        <w:t xml:space="preserve">(marginal mean) </w:t>
      </w:r>
      <w:r w:rsidR="00A533F2">
        <w:t xml:space="preserve">live oyster spat counts (95% CI) for the last </w:t>
      </w:r>
      <w:r w:rsidR="00927350">
        <w:t>P</w:t>
      </w:r>
      <w:r w:rsidR="00A533F2">
        <w:t xml:space="preserve">eriod of the time series (period </w:t>
      </w:r>
      <w:commentRangeStart w:id="137"/>
      <w:r w:rsidR="00A533F2">
        <w:t>14</w:t>
      </w:r>
      <w:commentRangeEnd w:id="137"/>
      <w:r w:rsidR="002E71CA">
        <w:rPr>
          <w:rStyle w:val="CommentReference"/>
        </w:rPr>
        <w:commentReference w:id="137"/>
      </w:r>
      <w:r w:rsidR="00A533F2">
        <w:t>)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F632DF">
        <w:t xml:space="preserve"> 95% CI</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F632DF">
        <w:t xml:space="preserve"> 95% CI</w:t>
      </w:r>
      <w:r w:rsidR="00A533F2">
        <w:t xml:space="preserve">), and St. </w:t>
      </w:r>
      <w:r w:rsidR="00DD1933">
        <w:t>Andrew</w:t>
      </w:r>
      <w:r w:rsidR="00A533F2">
        <w:t xml:space="preserve">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F632DF">
        <w:t xml:space="preserve"> 95% CI</w:t>
      </w:r>
      <w:r w:rsidR="00A533F2">
        <w:t>)</w:t>
      </w:r>
      <w:r w:rsidR="00DD1933">
        <w:t>.</w:t>
      </w:r>
      <w:r w:rsidR="00A533F2">
        <w:t xml:space="preserve"> </w:t>
      </w:r>
    </w:p>
    <w:p w14:paraId="6749654B" w14:textId="76A01E78" w:rsidR="00FF4747" w:rsidRPr="005E228A" w:rsidRDefault="00BE4DE7" w:rsidP="009923C5">
      <w:pPr>
        <w:spacing w:after="0" w:line="360" w:lineRule="auto"/>
      </w:pPr>
      <w:r>
        <w:tab/>
        <w:t xml:space="preserve">Fitting the same Bay </w:t>
      </w:r>
      <w:r w:rsidR="00BE54FD">
        <w:t>*</w:t>
      </w:r>
      <w:r>
        <w:t xml:space="preserve"> Period model to counts of </w:t>
      </w:r>
      <w:r w:rsidR="00BE54FD">
        <w:t>seed or legal</w:t>
      </w:r>
      <w:r w:rsidR="00DD1933">
        <w:t>-</w:t>
      </w:r>
      <w:r w:rsidR="00BE54FD">
        <w:t>size</w:t>
      </w:r>
      <w:r w:rsidR="00D65169">
        <w:t>d</w:t>
      </w:r>
      <w:r w:rsidR="00BE54FD">
        <w:t xml:space="preserve"> oysters revealed a similar pattern as seen in oyster spat</w:t>
      </w:r>
      <w:r w:rsidR="00DD1933">
        <w:t>. The</w:t>
      </w:r>
      <w:r w:rsidR="00BE54FD">
        <w:t xml:space="preserve"> observed and predicted </w:t>
      </w:r>
      <w:r w:rsidR="00DD1933">
        <w:t xml:space="preserve">results </w:t>
      </w:r>
      <w:r w:rsidR="00F927E2">
        <w:t>s</w:t>
      </w:r>
      <w:r w:rsidR="00DD1933">
        <w:t xml:space="preserve">how </w:t>
      </w:r>
      <w:r w:rsidR="00BE54FD">
        <w:t xml:space="preserve">declines in seed oysters over time in Apalachicola Bay, relatively constant values in Pensacola Bay, and increasing </w:t>
      </w:r>
      <w:r w:rsidR="009015E7">
        <w:t>but low counts</w:t>
      </w:r>
      <w:r w:rsidR="00BE54FD">
        <w:t xml:space="preserve"> in St. Andrew Bay. St. Andrew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w:t>
      </w:r>
      <w:r w:rsidR="00F632DF">
        <w:t xml:space="preserve"> 95% CI</w:t>
      </w:r>
      <w:r w:rsidR="00BE54FD" w:rsidRPr="005E228A">
        <w:t>]; Pensacola 0.14, [0.04 – 0.50</w:t>
      </w:r>
      <w:r w:rsidR="00F632DF">
        <w:t xml:space="preserve"> 95% CI</w:t>
      </w:r>
      <w:r w:rsidR="00BE54FD" w:rsidRPr="005E228A">
        <w:t>]).</w:t>
      </w:r>
    </w:p>
    <w:p w14:paraId="2A3C62FF" w14:textId="1A6E4F2C" w:rsidR="00FF4747" w:rsidRDefault="00FF4747" w:rsidP="009923C5">
      <w:pPr>
        <w:spacing w:after="0" w:line="360" w:lineRule="auto"/>
      </w:pPr>
      <w:r w:rsidRPr="005E228A">
        <w:tab/>
      </w:r>
      <w:commentRangeStart w:id="138"/>
      <w:commentRangeStart w:id="139"/>
      <w:r w:rsidRPr="005E228A">
        <w:t>The fishery closure in Apalachicola Bay occurred in period 12, and the last Period of data is Period 13. Predicted oyster counts for seed, spat, and legal</w:t>
      </w:r>
      <w:ins w:id="140" w:author="Joel Trexler" w:date="2022-07-06T09:17:00Z">
        <w:r w:rsidR="009307B6">
          <w:t>-</w:t>
        </w:r>
      </w:ins>
      <w:del w:id="141" w:author="Joel Trexler" w:date="2022-07-06T09:17:00Z">
        <w:r w:rsidRPr="005E228A" w:rsidDel="009307B6">
          <w:delText xml:space="preserve"> </w:delText>
        </w:r>
      </w:del>
      <w:r w:rsidRPr="005E228A">
        <w:t>size oysters for these periods do not increase</w:t>
      </w:r>
      <w:r w:rsidR="005E228A" w:rsidRPr="005E228A">
        <w:t xml:space="preserve"> between Periods 12 and 13</w:t>
      </w:r>
      <w:r w:rsidRPr="005E228A">
        <w:t xml:space="preserve"> and observed CPUE for spat and seed are similar for prior periods.</w:t>
      </w:r>
      <w:commentRangeEnd w:id="138"/>
      <w:r w:rsidR="000E5387">
        <w:rPr>
          <w:rStyle w:val="CommentReference"/>
        </w:rPr>
        <w:commentReference w:id="138"/>
      </w:r>
      <w:commentRangeEnd w:id="139"/>
      <w:r w:rsidR="00B76AA9">
        <w:rPr>
          <w:rStyle w:val="CommentReference"/>
        </w:rPr>
        <w:commentReference w:id="139"/>
      </w:r>
      <w:r w:rsidR="002975B3">
        <w:t xml:space="preserve"> </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1D2AD02" w14:textId="4AD09C94" w:rsidR="007C361E" w:rsidRPr="00A2283D" w:rsidRDefault="007C361E" w:rsidP="009923C5">
      <w:pPr>
        <w:spacing w:after="0" w:line="360"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9923C5">
      <w:pPr>
        <w:spacing w:after="0" w:line="360"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2AE312B4" w:rsidR="00912438" w:rsidRDefault="00912438" w:rsidP="001F6B08">
      <w:pPr>
        <w:spacing w:after="0" w:line="360" w:lineRule="auto"/>
        <w:ind w:firstLine="720"/>
      </w:pPr>
      <w:r>
        <w:t xml:space="preserve">Results </w:t>
      </w:r>
      <w:r w:rsidR="001F6B08">
        <w:t>from the negative binomial GLM model with Site as a random effect and log of the number of quadrats as an offset to control for sampling effort</w:t>
      </w:r>
      <w:r>
        <w:t xml:space="preserve"> </w:t>
      </w:r>
      <w:r w:rsidR="002C7ED3">
        <w:t>found</w:t>
      </w:r>
      <w:r>
        <w:t xml:space="preserve"> Period was significant (beta = -0.1</w:t>
      </w:r>
      <w:r w:rsidR="005E4AC9">
        <w:t>7</w:t>
      </w:r>
      <w:r>
        <w:t>, S</w:t>
      </w:r>
      <w:r w:rsidR="00DD1933">
        <w:t>E</w:t>
      </w:r>
      <w:r>
        <w:t xml:space="preserve"> = 0.04, p &lt; 0.001)</w:t>
      </w:r>
      <w:r w:rsidR="002C1DD2">
        <w:t>,</w:t>
      </w:r>
      <w:r w:rsidR="002C7ED3">
        <w:t xml:space="preserve"> suggesting that over time</w:t>
      </w:r>
      <w:r w:rsidR="00035D83">
        <w:t xml:space="preserve"> </w:t>
      </w:r>
      <w:r w:rsidR="002C7ED3">
        <w:t xml:space="preserve">across </w:t>
      </w:r>
      <w:r w:rsidR="00B76AA9">
        <w:t>all four studies</w:t>
      </w:r>
      <w:r w:rsidR="005943A0">
        <w:t>,</w:t>
      </w:r>
      <w:r w:rsidR="002C7ED3">
        <w:t xml:space="preserve"> </w:t>
      </w:r>
      <w:r w:rsidR="003104BE">
        <w:t xml:space="preserve">and regardless of </w:t>
      </w:r>
      <w:r w:rsidR="002C7ED3">
        <w:t>cultch material</w:t>
      </w:r>
      <w:r w:rsidR="003104BE">
        <w:t xml:space="preserve"> or</w:t>
      </w:r>
      <w:r w:rsidR="00491D39">
        <w:t xml:space="preserve"> </w:t>
      </w:r>
      <w:r w:rsidR="005943A0">
        <w:t>cultch density</w:t>
      </w:r>
      <w:r w:rsidR="002C7ED3">
        <w:t xml:space="preserve"> used, counts of oyster spat </w:t>
      </w:r>
      <w:r w:rsidR="00362E1D">
        <w:t>declined over time</w:t>
      </w:r>
      <w:r w:rsidR="005943A0">
        <w:t xml:space="preserve"> following</w:t>
      </w:r>
      <w:r w:rsidR="002C7ED3">
        <w:t xml:space="preserve"> restoration. </w:t>
      </w:r>
      <w:r w:rsidR="002C1DD2">
        <w:t>The p</w:t>
      </w:r>
      <w:r w:rsidR="002C7ED3">
        <w:t xml:space="preserve">redicted </w:t>
      </w:r>
      <w:r w:rsidR="002975B3">
        <w:lastRenderedPageBreak/>
        <w:t xml:space="preserve">median </w:t>
      </w:r>
      <w:r w:rsidR="002C7ED3">
        <w:t>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Period 1</w:t>
      </w:r>
      <w:r w:rsidR="0024252C">
        <w:t xml:space="preserve"> (102.2, 58.6 – 178.3;</w:t>
      </w:r>
      <w:r w:rsidR="006642F9">
        <w:t xml:space="preserve"> Figure </w:t>
      </w:r>
      <w:r w:rsidR="00B12931">
        <w:t>6</w:t>
      </w:r>
      <w:r w:rsidR="006642F9">
        <w:t>)</w:t>
      </w:r>
      <w:r w:rsidR="00DA103B">
        <w:t xml:space="preserve">. </w:t>
      </w:r>
      <w:r w:rsidR="001F6B08">
        <w:t>Including</w:t>
      </w:r>
      <w:r w:rsidR="00DA103B">
        <w:t xml:space="preserve"> number of days river discharge was below 12,000 CFS</w:t>
      </w:r>
      <w:r w:rsidR="001F6B08">
        <w:t xml:space="preserve"> in our model resulted in </w:t>
      </w:r>
      <w:r w:rsidR="001F6B08" w:rsidRPr="001F6B08">
        <w:rPr>
          <w:rStyle w:val="CommentReference"/>
          <w:sz w:val="24"/>
          <w:szCs w:val="24"/>
        </w:rPr>
        <w:t>b</w:t>
      </w:r>
      <w:r w:rsidR="00D07B21">
        <w:t xml:space="preserve">oth </w:t>
      </w:r>
      <w:r w:rsidR="00705EE6">
        <w:t>P</w:t>
      </w:r>
      <w:r w:rsidR="00D07B21">
        <w:t>eriod</w:t>
      </w:r>
      <w:r w:rsidR="00491D49">
        <w:t xml:space="preserve"> (beta = -0.21, SE = 0.04, p &lt; 0.001</w:t>
      </w:r>
      <w:r w:rsidR="00716E5D">
        <w:t>) and</w:t>
      </w:r>
      <w:r w:rsidR="00D07B21">
        <w:t xml:space="preserve"> the low</w:t>
      </w:r>
      <w:r w:rsidR="00002FA5">
        <w:t>-</w:t>
      </w:r>
      <w:r w:rsidR="00D07B21">
        <w:t xml:space="preserve">days term </w:t>
      </w:r>
      <w:r w:rsidR="00002FA5">
        <w:t xml:space="preserve">(beta = -0.006, SE = 0.003, p = 0.07) </w:t>
      </w:r>
      <w:r w:rsidR="001F6B08">
        <w:t>as</w:t>
      </w:r>
      <w:r w:rsidR="00D07B21">
        <w:t xml:space="preserv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by about 1 oyster spat</w:t>
      </w:r>
      <w:r w:rsidR="00035D83">
        <w:t xml:space="preserve"> per ¼-m</w:t>
      </w:r>
      <w:r w:rsidR="00035D83" w:rsidRPr="00035D83">
        <w:rPr>
          <w:vertAlign w:val="superscript"/>
        </w:rPr>
        <w:t>2</w:t>
      </w:r>
      <w:r w:rsidR="00035D83">
        <w:t xml:space="preserve"> quadrat.</w:t>
      </w:r>
      <w:r w:rsidR="00C60143">
        <w:t xml:space="preserve">  </w:t>
      </w:r>
      <w:r w:rsidR="001F6B08">
        <w:t>Similar results were not seen for a model that included a a one-Period lag</w:t>
      </w:r>
      <w:r w:rsidR="00C60143">
        <w:t xml:space="preserve"> on the number </w:t>
      </w:r>
      <w:r w:rsidR="002C1DD2">
        <w:t xml:space="preserve">of </w:t>
      </w:r>
      <w:r w:rsidR="00C60143">
        <w:t>days discharge was below 12,000 CFS</w:t>
      </w:r>
      <w:r w:rsidR="00C1715F">
        <w:t xml:space="preserve"> </w:t>
      </w:r>
      <w:r w:rsidR="00C60143">
        <w:t xml:space="preserve">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4C0598AC" w14:textId="53B27647" w:rsidR="00DD1933" w:rsidRDefault="00035D83" w:rsidP="009923C5">
      <w:pPr>
        <w:spacing w:after="0" w:line="360" w:lineRule="auto"/>
      </w:pPr>
      <w:r>
        <w:tab/>
      </w:r>
      <w:r w:rsidR="00DD1933">
        <w:t>Examining</w:t>
      </w:r>
      <w:r>
        <w:t xml:space="preserve"> the </w:t>
      </w:r>
      <w:r w:rsidR="005866AD">
        <w:t xml:space="preserve">four </w:t>
      </w:r>
      <w:r>
        <w:t>different</w:t>
      </w:r>
      <w:r w:rsidR="005866AD">
        <w:t xml:space="preserve"> restoration</w:t>
      </w:r>
      <w:r>
        <w:t xml:space="preserve"> projects</w:t>
      </w:r>
      <w:r w:rsidR="005866AD">
        <w:t xml:space="preserve"> within Apalachicola Bay</w:t>
      </w:r>
      <w:r>
        <w:t xml:space="preserve">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w:t>
      </w:r>
      <w:r w:rsidR="00DD1933">
        <w:t>oyster spat per quadrat counts</w:t>
      </w:r>
      <w:r w:rsidR="00BB5D4E">
        <w:t xml:space="preserve">. Comparisons of the performance of </w:t>
      </w:r>
      <w:r w:rsidR="00F632DF">
        <w:t>individual projects</w:t>
      </w:r>
      <w:r w:rsidR="00BB5D4E">
        <w:t xml:space="preserve"> </w:t>
      </w:r>
      <w:r w:rsidR="00C65D57">
        <w:t xml:space="preserve">as a restoration action designed to increase spat production </w:t>
      </w:r>
      <w:r w:rsidR="00BB5D4E">
        <w:t xml:space="preserve">are difficult because of variation in the </w:t>
      </w:r>
      <w:r w:rsidR="00775058">
        <w:t>ti</w:t>
      </w:r>
      <w:r w:rsidR="00BB5D4E">
        <w:t xml:space="preserve">ming of when the monitoring began on each </w:t>
      </w:r>
      <w:r w:rsidR="00DD1933">
        <w:t>P</w:t>
      </w:r>
      <w:r w:rsidR="00BB5D4E">
        <w:t xml:space="preserve">roject. </w:t>
      </w:r>
      <w:r w:rsidR="00DD1933">
        <w:t>For</w:t>
      </w:r>
      <w:r w:rsidR="00BB5D4E">
        <w:t xml:space="preserve"> example, one project did not </w:t>
      </w:r>
      <w:r w:rsidR="00DD1933">
        <w:t>start</w:t>
      </w:r>
      <w:r w:rsidR="00E82B86" w:rsidRPr="00E82B86">
        <w:t xml:space="preserve"> </w:t>
      </w:r>
      <w:r w:rsidR="00E82B86">
        <w:t>monitoring</w:t>
      </w:r>
      <w:r w:rsidR="00BB5D4E">
        <w:t xml:space="preserve">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w:t>
      </w:r>
      <w:r w:rsidR="00DD1933">
        <w:t xml:space="preserve">restoration </w:t>
      </w:r>
      <w:r w:rsidR="00F632DF">
        <w:t xml:space="preserve">actions </w:t>
      </w:r>
      <w:r w:rsidR="00DD1933">
        <w:t>inten</w:t>
      </w:r>
      <w:r w:rsidR="00F632DF">
        <w:t>t</w:t>
      </w:r>
      <w:r w:rsidR="002424BA">
        <w:t xml:space="preserve"> </w:t>
      </w:r>
      <w:r w:rsidR="00F632DF">
        <w:t xml:space="preserve">is </w:t>
      </w:r>
      <w:r w:rsidR="002424BA">
        <w:t xml:space="preserve">to provide substrate </w:t>
      </w:r>
      <w:r w:rsidR="00DD1933">
        <w:t>to</w:t>
      </w:r>
      <w:r w:rsidR="002424BA">
        <w:t xml:space="preserve"> allow colonization</w:t>
      </w:r>
      <w:r w:rsidR="00F632DF">
        <w:t xml:space="preserve"> and persistence of multiple cohorts of oysters (all size classes)</w:t>
      </w:r>
      <w:r w:rsidR="002424BA">
        <w:t xml:space="preserve"> and accretion of</w:t>
      </w:r>
      <w:r w:rsidR="00F632DF">
        <w:t xml:space="preserve"> cultch material</w:t>
      </w:r>
      <w:r w:rsidR="002424BA">
        <w:t xml:space="preserve"> over m</w:t>
      </w:r>
      <w:r w:rsidR="00F632DF">
        <w:t>ultiple</w:t>
      </w:r>
      <w:r w:rsidR="002424BA">
        <w:t xml:space="preserve"> years</w:t>
      </w:r>
      <w:r w:rsidR="005D72D9">
        <w:t xml:space="preserve">. </w:t>
      </w:r>
      <w:r w:rsidR="00F632DF">
        <w:t>Therefore, the</w:t>
      </w:r>
      <w:r w:rsidR="00DD1933">
        <w:t xml:space="preserve"> oyster count response should persist over multiple years if the restoration is successful</w:t>
      </w:r>
      <w:r w:rsidR="006278A9">
        <w:t>.</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w:t>
      </w:r>
      <w:r w:rsidR="002975B3">
        <w:t xml:space="preserve">mean </w:t>
      </w:r>
      <w:r w:rsidR="00BB5D4E">
        <w:t>number of oyster spat per ¼-m</w:t>
      </w:r>
      <w:r w:rsidR="00BB5D4E" w:rsidRPr="00BB5D4E">
        <w:rPr>
          <w:vertAlign w:val="superscript"/>
        </w:rPr>
        <w:t>2</w:t>
      </w:r>
      <w:r w:rsidR="00BB5D4E">
        <w:t xml:space="preserve"> in </w:t>
      </w:r>
      <w:commentRangeStart w:id="142"/>
      <w:commentRangeStart w:id="143"/>
      <w:r w:rsidR="00BB5D4E">
        <w:t>period 1</w:t>
      </w:r>
      <w:r w:rsidR="00F632DF">
        <w:t>3</w:t>
      </w:r>
      <w:commentRangeEnd w:id="142"/>
      <w:r w:rsidR="0079398A">
        <w:rPr>
          <w:rStyle w:val="CommentReference"/>
        </w:rPr>
        <w:commentReference w:id="142"/>
      </w:r>
      <w:commentRangeEnd w:id="143"/>
      <w:r w:rsidR="00B76AA9">
        <w:rPr>
          <w:rStyle w:val="CommentReference"/>
        </w:rPr>
        <w:commentReference w:id="143"/>
      </w:r>
      <w:r w:rsidR="00C60143">
        <w:t xml:space="preserve">, the last </w:t>
      </w:r>
      <w:r w:rsidR="00DD1933">
        <w:t>monitoring Period</w:t>
      </w:r>
      <w:r w:rsidR="00C60143">
        <w:t xml:space="preserve">. </w:t>
      </w:r>
      <w:r w:rsidR="00A30DFD">
        <w:t>In this comparison</w:t>
      </w:r>
      <w:r w:rsidR="00DD1933">
        <w:t>,</w:t>
      </w:r>
      <w:r w:rsidR="00A30DFD">
        <w:t xml:space="preserve"> three studies completed their construction efforts 3-5 years </w:t>
      </w:r>
      <w:r w:rsidR="00DD1933">
        <w:t>before</w:t>
      </w:r>
      <w:r w:rsidR="005D72D9">
        <w:t xml:space="preserve"> the last Period of data</w:t>
      </w:r>
      <w:r w:rsidR="00A30DFD">
        <w:t xml:space="preserve"> (NFWF-1, NRDA 4044, NRDA 5007)</w:t>
      </w:r>
      <w:r w:rsidR="00DD1933">
        <w:t>,</w:t>
      </w:r>
      <w:r w:rsidR="00A30DFD">
        <w:t xml:space="preserve"> and FWC-2021 would be &lt; 2 years since construction. </w:t>
      </w:r>
      <w:commentRangeStart w:id="144"/>
      <w:commentRangeStart w:id="145"/>
      <w:commentRangeStart w:id="146"/>
      <w:r w:rsidR="00A30DFD">
        <w:t xml:space="preserve">If </w:t>
      </w:r>
      <w:r w:rsidR="00DD1933">
        <w:t xml:space="preserve">the </w:t>
      </w:r>
      <w:r w:rsidR="00A30DFD">
        <w:t xml:space="preserve">time since construction </w:t>
      </w:r>
      <w:r w:rsidR="00DD1933">
        <w:t>significantly influenced</w:t>
      </w:r>
      <w:r w:rsidR="008C2A64">
        <w:t xml:space="preserve"> performance</w:t>
      </w:r>
      <w:r w:rsidR="00A30DFD">
        <w:t xml:space="preserve">, the predicted values for each </w:t>
      </w:r>
      <w:r w:rsidR="008C2A64">
        <w:t xml:space="preserve">project </w:t>
      </w:r>
      <w:r w:rsidR="00A30DFD">
        <w:t xml:space="preserve">in the common </w:t>
      </w:r>
      <w:r w:rsidR="00927350">
        <w:t>P</w:t>
      </w:r>
      <w:r w:rsidR="00A30DFD">
        <w:t>eriod should differ</w:t>
      </w:r>
      <w:r w:rsidR="00BB5D4E">
        <w:t>.</w:t>
      </w:r>
      <w:commentRangeEnd w:id="144"/>
      <w:r w:rsidR="00A06B0B">
        <w:rPr>
          <w:rStyle w:val="CommentReference"/>
        </w:rPr>
        <w:commentReference w:id="144"/>
      </w:r>
      <w:commentRangeEnd w:id="145"/>
      <w:r w:rsidR="005866AD">
        <w:rPr>
          <w:rStyle w:val="CommentReference"/>
        </w:rPr>
        <w:commentReference w:id="145"/>
      </w:r>
      <w:commentRangeEnd w:id="146"/>
      <w:r w:rsidR="001F6B08">
        <w:rPr>
          <w:rStyle w:val="CommentReference"/>
        </w:rPr>
        <w:commentReference w:id="146"/>
      </w:r>
    </w:p>
    <w:p w14:paraId="1726B1BE" w14:textId="6AC39421" w:rsidR="00035D83" w:rsidRDefault="00BB5D4E" w:rsidP="00DD1933">
      <w:pPr>
        <w:spacing w:after="0" w:line="360" w:lineRule="auto"/>
        <w:ind w:firstLine="720"/>
      </w:pPr>
      <w:r>
        <w:t xml:space="preserve">For </w:t>
      </w:r>
      <w:r w:rsidR="00535AAD">
        <w:t xml:space="preserve">the </w:t>
      </w:r>
      <w:r>
        <w:t>NFWF-1</w:t>
      </w:r>
      <w:r w:rsidR="00535AAD">
        <w:t xml:space="preserve"> </w:t>
      </w:r>
      <w:r w:rsidR="00DD1933">
        <w:t>P</w:t>
      </w:r>
      <w:r w:rsidR="00535AAD">
        <w:t xml:space="preserve">roject </w:t>
      </w:r>
      <w:r w:rsidR="00DD1933">
        <w:t>(quarried shell cultch)</w:t>
      </w:r>
      <w:r>
        <w:t>, we predict in Period 1</w:t>
      </w:r>
      <w:r w:rsidR="00F632DF">
        <w:t>3</w:t>
      </w:r>
      <w:r>
        <w:t xml:space="preserve"> </w:t>
      </w:r>
      <w:r w:rsidR="005D72D9">
        <w:t>a me</w:t>
      </w:r>
      <w:r w:rsidR="00FF68E1">
        <w:t>an</w:t>
      </w:r>
      <w:r w:rsidR="005D72D9">
        <w:t xml:space="preserve"> number of live oyster spat of </w:t>
      </w:r>
      <w:r>
        <w:t xml:space="preserve">about </w:t>
      </w:r>
      <w:r w:rsidR="00F632DF">
        <w:t>0.82</w:t>
      </w:r>
      <w:r>
        <w:t xml:space="preserve"> (95% CI </w:t>
      </w:r>
      <w:r w:rsidR="00F632DF">
        <w:t>0.11</w:t>
      </w:r>
      <w:r w:rsidR="00C1715F">
        <w:t xml:space="preserve"> </w:t>
      </w:r>
      <w:r w:rsidR="00F632DF">
        <w:t>–</w:t>
      </w:r>
      <w:r w:rsidR="00C1715F">
        <w:t xml:space="preserve"> </w:t>
      </w:r>
      <w:r w:rsidR="00F632DF">
        <w:t>6.22</w:t>
      </w:r>
      <w:r>
        <w:t>) per ¼-m</w:t>
      </w:r>
      <w:r w:rsidRPr="00BB5D4E">
        <w:rPr>
          <w:vertAlign w:val="superscript"/>
        </w:rPr>
        <w:t>2</w:t>
      </w:r>
      <w:r>
        <w:t xml:space="preserve"> quadrat.</w:t>
      </w:r>
      <w:r w:rsidR="006278A9">
        <w:t xml:space="preserve"> The NRDA 4044 project also used quarried shell cultch</w:t>
      </w:r>
      <w:r w:rsidR="00DD1933">
        <w:t>,</w:t>
      </w:r>
      <w:r w:rsidR="006278A9">
        <w:t xml:space="preserve"> and the me</w:t>
      </w:r>
      <w:r w:rsidR="002975B3">
        <w:t>an</w:t>
      </w:r>
      <w:r w:rsidR="006278A9">
        <w:t xml:space="preserve"> predicted number of live spat in Period 1</w:t>
      </w:r>
      <w:r w:rsidR="00F632DF">
        <w:t>3</w:t>
      </w:r>
      <w:r w:rsidR="006278A9">
        <w:t xml:space="preserve"> was </w:t>
      </w:r>
      <w:r w:rsidR="00B23891">
        <w:t xml:space="preserve">higher </w:t>
      </w:r>
      <w:r w:rsidR="006278A9">
        <w:t xml:space="preserve">at about </w:t>
      </w:r>
      <w:r w:rsidR="00F632DF">
        <w:t>4</w:t>
      </w:r>
      <w:r w:rsidR="006278A9">
        <w:t xml:space="preserve">.5 (95% CI </w:t>
      </w:r>
      <w:r w:rsidR="00F632DF">
        <w:t>2</w:t>
      </w:r>
      <w:r w:rsidR="006278A9">
        <w:t>.</w:t>
      </w:r>
      <w:r w:rsidR="00F632DF">
        <w:t>3</w:t>
      </w:r>
      <w:r w:rsidR="006278A9">
        <w:t xml:space="preserve"> - </w:t>
      </w:r>
      <w:r w:rsidR="00F632DF">
        <w:t>9</w:t>
      </w:r>
      <w:r w:rsidR="006278A9">
        <w:t xml:space="preserve">.1). </w:t>
      </w:r>
      <w:r w:rsidR="00DD1933">
        <w:t>The predicted mean number of live oyster spat per ¼-m</w:t>
      </w:r>
      <w:r w:rsidR="00DD1933" w:rsidRPr="00DD1933">
        <w:rPr>
          <w:vertAlign w:val="superscript"/>
        </w:rPr>
        <w:t>2</w:t>
      </w:r>
      <w:r w:rsidR="00DD1933">
        <w:t xml:space="preserve"> quadrat for the rock cultch projects</w:t>
      </w:r>
      <w:r>
        <w:t xml:space="preserve"> var</w:t>
      </w:r>
      <w:r w:rsidR="00DD1933">
        <w:t>ies</w:t>
      </w:r>
      <w:r>
        <w:t xml:space="preserve">. </w:t>
      </w:r>
      <w:r w:rsidR="006278A9">
        <w:t xml:space="preserve">For </w:t>
      </w:r>
      <w:r w:rsidR="00DD1933">
        <w:t>P</w:t>
      </w:r>
      <w:r>
        <w:t xml:space="preserve">roject </w:t>
      </w:r>
      <w:r w:rsidR="001F6B08">
        <w:t>GEBF</w:t>
      </w:r>
      <w:r>
        <w:t xml:space="preserve"> 5007 </w:t>
      </w:r>
      <w:r w:rsidR="00815D6D">
        <w:t xml:space="preserve">the </w:t>
      </w:r>
      <w:r>
        <w:t>me</w:t>
      </w:r>
      <w:r w:rsidR="002975B3">
        <w:t>an</w:t>
      </w:r>
      <w:r>
        <w:t xml:space="preserve"> predicted</w:t>
      </w:r>
      <w:r w:rsidR="006278A9">
        <w:t xml:space="preserve"> live oyster spat count per ¼-m</w:t>
      </w:r>
      <w:r w:rsidR="006278A9" w:rsidRPr="00BB5D4E">
        <w:rPr>
          <w:vertAlign w:val="superscript"/>
        </w:rPr>
        <w:t>2</w:t>
      </w:r>
      <w:r w:rsidR="006278A9">
        <w:t xml:space="preserve"> quadrat was about</w:t>
      </w:r>
      <w:r>
        <w:t xml:space="preserve"> </w:t>
      </w:r>
      <w:r w:rsidR="00C1715F">
        <w:t>1</w:t>
      </w:r>
      <w:r w:rsidR="00F632DF">
        <w:t>8</w:t>
      </w:r>
      <w:r>
        <w:t>.</w:t>
      </w:r>
      <w:r w:rsidR="00F632DF">
        <w:t>3</w:t>
      </w:r>
      <w:r>
        <w:t xml:space="preserve"> (</w:t>
      </w:r>
      <w:r w:rsidR="006278A9">
        <w:t>95%</w:t>
      </w:r>
      <w:r w:rsidR="00DD1933">
        <w:t xml:space="preserve"> CI</w:t>
      </w:r>
      <w:r w:rsidR="006278A9">
        <w:t xml:space="preserve"> </w:t>
      </w:r>
      <w:r w:rsidR="00C1715F">
        <w:t>8</w:t>
      </w:r>
      <w:r>
        <w:t>.</w:t>
      </w:r>
      <w:r w:rsidR="00F632DF">
        <w:t>6</w:t>
      </w:r>
      <w:r>
        <w:t xml:space="preserve"> – </w:t>
      </w:r>
      <w:r w:rsidR="00F632DF">
        <w:t>39</w:t>
      </w:r>
      <w:r>
        <w:t>.</w:t>
      </w:r>
      <w:r w:rsidR="00F632DF">
        <w:t>0</w:t>
      </w:r>
      <w:r>
        <w:t xml:space="preserve">), and project </w:t>
      </w:r>
      <w:r w:rsidR="001F6B08">
        <w:t>NFWF</w:t>
      </w:r>
      <w:r>
        <w:t>-2021 me</w:t>
      </w:r>
      <w:r w:rsidR="002975B3">
        <w:t>an</w:t>
      </w:r>
      <w:r>
        <w:t xml:space="preserve"> predicted = </w:t>
      </w:r>
      <w:r w:rsidR="00F632DF">
        <w:t>15</w:t>
      </w:r>
      <w:r>
        <w:t>.</w:t>
      </w:r>
      <w:r w:rsidR="00F632DF">
        <w:t>8</w:t>
      </w:r>
      <w:r>
        <w:t xml:space="preserve"> (</w:t>
      </w:r>
      <w:r w:rsidR="00DD1933">
        <w:t xml:space="preserve">95% CI </w:t>
      </w:r>
      <w:r w:rsidR="00F632DF">
        <w:t>8</w:t>
      </w:r>
      <w:r>
        <w:t>.</w:t>
      </w:r>
      <w:r w:rsidR="00F632DF">
        <w:t>9</w:t>
      </w:r>
      <w:r>
        <w:t xml:space="preserve"> -</w:t>
      </w:r>
      <w:r w:rsidR="00C1715F">
        <w:t xml:space="preserve"> </w:t>
      </w:r>
      <w:r w:rsidR="00F632DF">
        <w:t>28</w:t>
      </w:r>
      <w:r>
        <w:t>.</w:t>
      </w:r>
      <w:r w:rsidR="00F632DF">
        <w:t>3</w:t>
      </w:r>
      <w:r>
        <w:t>).</w:t>
      </w:r>
      <w:r w:rsidR="00A30DFD">
        <w:t xml:space="preserve"> </w:t>
      </w:r>
      <w:r>
        <w:lastRenderedPageBreak/>
        <w:t xml:space="preserve">Project NFWF-1, </w:t>
      </w:r>
      <w:r w:rsidR="00535AAD">
        <w:t>a</w:t>
      </w:r>
      <w:r>
        <w:t xml:space="preserve"> shell cultch</w:t>
      </w:r>
      <w:r w:rsidR="00535AAD">
        <w:t xml:space="preserve"> project</w:t>
      </w:r>
      <w:r>
        <w:t>, live oyster spat counts</w:t>
      </w:r>
      <w:r w:rsidR="005913D8">
        <w:t xml:space="preserve"> immediately after restoration</w:t>
      </w:r>
      <w:r w:rsidR="00FE72B2">
        <w:t xml:space="preserve"> </w:t>
      </w:r>
      <w:r w:rsidR="002470B7">
        <w:t xml:space="preserve">were </w:t>
      </w:r>
      <w:r w:rsidR="00535AAD">
        <w:t>more than</w:t>
      </w:r>
      <w:r w:rsidR="00FE72B2">
        <w:t xml:space="preserve"> 100</w:t>
      </w:r>
      <w:r w:rsidR="00F32570">
        <w:t>x</w:t>
      </w:r>
      <w:r w:rsidR="00FE72B2">
        <w:t xml:space="preserve"> </w:t>
      </w:r>
      <w:r w:rsidR="002470B7">
        <w:t xml:space="preserve">greater </w:t>
      </w:r>
      <w:r w:rsidR="00FE72B2">
        <w:t>th</w:t>
      </w:r>
      <w:r w:rsidR="00535AAD">
        <w:t>ose</w:t>
      </w:r>
      <w:r w:rsidR="00FE72B2">
        <w:t xml:space="preserve"> </w:t>
      </w:r>
      <w:r w:rsidR="00DD1933">
        <w:t xml:space="preserve">of </w:t>
      </w:r>
      <w:r w:rsidR="00FE72B2">
        <w:t>any other projects</w:t>
      </w:r>
      <w:r w:rsidR="00535AAD">
        <w:t xml:space="preserve"> (Figure 5)</w:t>
      </w:r>
      <w:r w:rsidR="00DD1933">
        <w:t>. These high initial spat counts did not result in higher counts in legal size oysters in subsequent Periods, nor were these high spat counts observed again</w:t>
      </w:r>
      <w:r w:rsidR="00FE72B2">
        <w:t>.</w:t>
      </w:r>
    </w:p>
    <w:p w14:paraId="6FAE73E5" w14:textId="77777777" w:rsidR="005866AD" w:rsidRDefault="005866AD" w:rsidP="009923C5">
      <w:pPr>
        <w:spacing w:after="0" w:line="360" w:lineRule="auto"/>
        <w:rPr>
          <w:u w:val="single"/>
        </w:rPr>
      </w:pPr>
    </w:p>
    <w:p w14:paraId="11F0773A" w14:textId="5166CC0A" w:rsidR="005D72D9" w:rsidRPr="005D72D9" w:rsidRDefault="005D72D9" w:rsidP="009923C5">
      <w:pPr>
        <w:spacing w:after="0" w:line="360" w:lineRule="auto"/>
        <w:rPr>
          <w:u w:val="single"/>
        </w:rPr>
      </w:pPr>
      <w:r w:rsidRPr="005D72D9">
        <w:rPr>
          <w:u w:val="single"/>
        </w:rPr>
        <w:t>Persist</w:t>
      </w:r>
      <w:r w:rsidR="00DD1933">
        <w:rPr>
          <w:u w:val="single"/>
        </w:rPr>
        <w:t>e</w:t>
      </w:r>
      <w:r w:rsidRPr="005D72D9">
        <w:rPr>
          <w:u w:val="single"/>
        </w:rPr>
        <w:t>nce of cultch material in Apalachicola Bay</w:t>
      </w:r>
    </w:p>
    <w:p w14:paraId="3C9F7495" w14:textId="3271975F" w:rsidR="002740F9" w:rsidRPr="00BB5D4E" w:rsidRDefault="00AC7DCE" w:rsidP="009923C5">
      <w:pPr>
        <w:spacing w:after="0" w:line="360" w:lineRule="auto"/>
      </w:pPr>
      <w:r>
        <w:t xml:space="preserve">From an AIC perspective, models that included Period + </w:t>
      </w:r>
      <w:r w:rsidR="005D72D9">
        <w:t>S</w:t>
      </w:r>
      <w:r>
        <w:t xml:space="preserve">ubstrate or </w:t>
      </w:r>
      <w:r w:rsidR="00DD1933">
        <w:t>that examined the interaction between Period*Substrate (</w:t>
      </w:r>
      <w:r>
        <w:t xml:space="preserve">with </w:t>
      </w:r>
      <w:r w:rsidR="00423F7F">
        <w:t xml:space="preserve">the </w:t>
      </w:r>
      <w:r>
        <w:t>log</w:t>
      </w:r>
      <w:r w:rsidR="005D72D9">
        <w:t xml:space="preserve"> of the </w:t>
      </w:r>
      <w:r>
        <w:t>number of transects as an offset to control for effort) were not distinguishable (delta</w:t>
      </w:r>
      <w:r w:rsidR="00D060AA">
        <w:t xml:space="preserve"> AIC between top models</w:t>
      </w:r>
      <w:r>
        <w:t xml:space="preserve"> = 1.5). </w:t>
      </w:r>
      <w:commentRangeStart w:id="147"/>
      <w:commentRangeStart w:id="148"/>
      <w:commentRangeStart w:id="149"/>
      <w:r>
        <w:t>From a management perspective</w:t>
      </w:r>
      <w:r w:rsidR="00DD1933">
        <w:t>,</w:t>
      </w:r>
      <w:r>
        <w:t xml:space="preserve"> the interaction term is of interest to help understand how the biomass of either rock or shell changes over time.</w:t>
      </w:r>
      <w:commentRangeEnd w:id="147"/>
      <w:r w:rsidR="009E7E7D">
        <w:rPr>
          <w:rStyle w:val="CommentReference"/>
        </w:rPr>
        <w:commentReference w:id="147"/>
      </w:r>
      <w:commentRangeEnd w:id="148"/>
      <w:r w:rsidR="005866AD">
        <w:rPr>
          <w:rStyle w:val="CommentReference"/>
        </w:rPr>
        <w:commentReference w:id="148"/>
      </w:r>
      <w:commentRangeEnd w:id="149"/>
      <w:r w:rsidR="00B76AA9">
        <w:rPr>
          <w:rStyle w:val="CommentReference"/>
        </w:rPr>
        <w:commentReference w:id="149"/>
      </w:r>
      <w:r>
        <w:t xml:space="preserve"> For rock substrate, the change in biomass over time was significant (beta = -0.</w:t>
      </w:r>
      <w:r w:rsidR="00042B2A">
        <w:t>08</w:t>
      </w:r>
      <w:r>
        <w:t>, SE = 0.0</w:t>
      </w:r>
      <w:r w:rsidR="00042B2A">
        <w:t>3</w:t>
      </w:r>
      <w:r>
        <w:t xml:space="preserve">, p </w:t>
      </w:r>
      <w:r w:rsidR="00042B2A">
        <w:t>=</w:t>
      </w:r>
      <w:r>
        <w:t xml:space="preserve"> 0.</w:t>
      </w:r>
      <w:r w:rsidR="00042B2A">
        <w:t>0</w:t>
      </w:r>
      <w:r>
        <w:t>1)</w:t>
      </w:r>
      <w:r w:rsidR="00042B2A">
        <w:t xml:space="preserve"> but the change was not significant for shell (beta = -0.05, SE = 0.04, p = 0.5). However, more important than the statistical significance is </w:t>
      </w:r>
      <w:r w:rsidR="00306E03">
        <w:t xml:space="preserve">whether </w:t>
      </w:r>
      <w:r w:rsidR="00042B2A">
        <w:t xml:space="preserve">the material </w:t>
      </w:r>
      <w:r w:rsidR="004566B4">
        <w:t>persisted –</w:t>
      </w:r>
      <w:r w:rsidR="00272D80">
        <w:t xml:space="preserve">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w:t>
      </w:r>
      <w:r w:rsidR="00423F7F">
        <w:t xml:space="preserve">95% CI </w:t>
      </w:r>
      <w:r w:rsidR="00042B2A">
        <w:t>1.4 – 2.9)</w:t>
      </w:r>
      <w:r w:rsidR="00423F7F">
        <w:t>. T</w:t>
      </w:r>
      <w:r w:rsidR="00042B2A">
        <w:t xml:space="preserve">he </w:t>
      </w:r>
      <w:r w:rsidR="00423F7F">
        <w:t>shell biomass</w:t>
      </w:r>
      <w:r w:rsidR="00042B2A">
        <w:t xml:space="preserve"> changed from about 1.7 kg per ¼-m</w:t>
      </w:r>
      <w:r w:rsidR="00042B2A" w:rsidRPr="00BB5D4E">
        <w:rPr>
          <w:vertAlign w:val="superscript"/>
        </w:rPr>
        <w:t>2</w:t>
      </w:r>
      <w:r w:rsidR="00042B2A">
        <w:t xml:space="preserve"> quadrat (</w:t>
      </w:r>
      <w:r w:rsidR="00423F7F">
        <w:t xml:space="preserve">95% CI </w:t>
      </w:r>
      <w:r w:rsidR="00042B2A">
        <w:t>1.1 – 2.7) to about 0.93 (</w:t>
      </w:r>
      <w:r w:rsidR="00423F7F">
        <w:t xml:space="preserve">95% CI </w:t>
      </w:r>
      <w:r w:rsidR="00042B2A">
        <w:t xml:space="preserve">0.6 – 1.5). Because </w:t>
      </w:r>
      <w:r w:rsidR="00423F7F">
        <w:t xml:space="preserve">the </w:t>
      </w:r>
      <w:r w:rsidR="00042B2A">
        <w:t>shell is less dense than rock, the differences in biomass per quadrat are not surprising</w:t>
      </w:r>
      <w:r w:rsidR="00423F7F">
        <w:t>. T</w:t>
      </w:r>
      <w:r w:rsidR="00042B2A">
        <w:t xml:space="preserve">hese results </w:t>
      </w:r>
      <w:r w:rsidR="0019594C">
        <w:t>suggest</w:t>
      </w:r>
      <w:r w:rsidR="00423F7F">
        <w:t xml:space="preserve"> </w:t>
      </w:r>
      <w:r w:rsidR="0019594C">
        <w:t xml:space="preserve">a </w:t>
      </w:r>
      <w:r w:rsidR="00423F7F">
        <w:t xml:space="preserve">biomass </w:t>
      </w:r>
      <w:r w:rsidR="0019594C">
        <w:t xml:space="preserve">decline of about 60% for the shell material and about 45% </w:t>
      </w:r>
      <w:r w:rsidR="00423F7F">
        <w:t>for</w:t>
      </w:r>
      <w:r w:rsidR="0019594C">
        <w:t xml:space="preserve"> the rock material</w:t>
      </w:r>
      <w:r w:rsidR="00423F7F">
        <w:t xml:space="preserve"> by the end of period 13</w:t>
      </w:r>
      <w:r w:rsidR="0019594C">
        <w:t xml:space="preserve">. </w:t>
      </w:r>
      <w:r w:rsidR="00423F7F">
        <w:t>The</w:t>
      </w:r>
      <w:r w:rsidR="0019594C">
        <w:t xml:space="preserve">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w:t>
      </w:r>
      <w:commentRangeStart w:id="150"/>
      <w:commentRangeStart w:id="151"/>
      <w:r w:rsidR="0019594C">
        <w:t xml:space="preserve">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commentRangeEnd w:id="150"/>
      <w:r w:rsidR="009C6881">
        <w:rPr>
          <w:rStyle w:val="CommentReference"/>
        </w:rPr>
        <w:commentReference w:id="150"/>
      </w:r>
      <w:commentRangeEnd w:id="151"/>
      <w:r w:rsidR="00B76AA9">
        <w:rPr>
          <w:rStyle w:val="CommentReference"/>
        </w:rPr>
        <w:commentReference w:id="151"/>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w:t>
      </w:r>
      <w:r w:rsidR="00423F7F">
        <w:t>ed</w:t>
      </w:r>
      <w:r w:rsidR="00C30884">
        <w:t xml:space="preserve"> a commercial fishery are</w:t>
      </w:r>
      <w:r w:rsidR="00671C2B">
        <w:t xml:space="preserve"> unknown.</w:t>
      </w:r>
    </w:p>
    <w:p w14:paraId="0077217D" w14:textId="3BE23E30" w:rsidR="005C5FB4" w:rsidRPr="00A2283D" w:rsidRDefault="005C5FB4" w:rsidP="009923C5">
      <w:pPr>
        <w:spacing w:after="0" w:line="360" w:lineRule="auto"/>
        <w:rPr>
          <w:u w:val="single"/>
        </w:rPr>
      </w:pPr>
      <w:r w:rsidRPr="00A2283D">
        <w:rPr>
          <w:u w:val="single"/>
        </w:rPr>
        <w:t>River discharge as a proxy for salinity and nutrient patterns</w:t>
      </w:r>
    </w:p>
    <w:p w14:paraId="57A3CD67" w14:textId="23732905" w:rsidR="005C5FB4" w:rsidRPr="005C5FB4" w:rsidRDefault="002A6D97" w:rsidP="009923C5">
      <w:pPr>
        <w:spacing w:after="0" w:line="360" w:lineRule="auto"/>
      </w:pPr>
      <w:r>
        <w:tab/>
        <w:t xml:space="preserve">Apalachicola River discharge deviated significantly (i.e., 50-100% below </w:t>
      </w:r>
      <w:r w:rsidR="00927350">
        <w:t>P</w:t>
      </w:r>
      <w:r>
        <w:t xml:space="preserve">eriod of record) for three or more months in 2006, 2007, </w:t>
      </w:r>
      <w:r w:rsidR="00423F7F">
        <w:t xml:space="preserve">and </w:t>
      </w:r>
      <w:r>
        <w:t xml:space="preserve">2008 with extreme drought in 2011 (9 of 12 months), 2012 (12 </w:t>
      </w:r>
      <w:r>
        <w:lastRenderedPageBreak/>
        <w:t>of 12 months), 2016</w:t>
      </w:r>
      <w:r w:rsidR="00371A1B">
        <w:t xml:space="preserve"> (6 of 12 months)</w:t>
      </w:r>
      <w:r>
        <w:t>, and 2017</w:t>
      </w:r>
      <w:r w:rsidR="00371A1B">
        <w:t xml:space="preserve"> (4 of 12 months)</w:t>
      </w:r>
      <w:r>
        <w:t>. Escambia River dischar</w:t>
      </w:r>
      <w:r w:rsidR="00685B03">
        <w:t>ge patterns were generally similar</w:t>
      </w:r>
      <w:r w:rsidR="00423F7F">
        <w:t>,</w:t>
      </w:r>
      <w:r w:rsidR="00685B03">
        <w:t xml:space="preserve"> reflecting the regional effects of drought</w:t>
      </w:r>
      <w:r w:rsidR="007A0628">
        <w:t xml:space="preserve"> (Figure 9)</w:t>
      </w:r>
      <w:r w:rsidR="00685B03">
        <w:t>.</w:t>
      </w:r>
      <w:r w:rsidR="00371A1B">
        <w:t xml:space="preserve"> Regional river discharge patterns in 2019-2021 </w:t>
      </w:r>
      <w:r w:rsidR="00423F7F">
        <w:t xml:space="preserve">have </w:t>
      </w:r>
      <w:r w:rsidR="00371A1B">
        <w:t>generally been average to above average for most months (Figure 9).</w:t>
      </w:r>
    </w:p>
    <w:p w14:paraId="55B4F509" w14:textId="77777777" w:rsidR="004566B4" w:rsidRDefault="004566B4" w:rsidP="009923C5">
      <w:pPr>
        <w:spacing w:after="0" w:line="360" w:lineRule="auto"/>
        <w:rPr>
          <w:i/>
          <w:iCs/>
        </w:rPr>
      </w:pPr>
    </w:p>
    <w:p w14:paraId="71456634" w14:textId="188587BC" w:rsidR="00912438" w:rsidRDefault="00422141" w:rsidP="009923C5">
      <w:pPr>
        <w:spacing w:after="0" w:line="360" w:lineRule="auto"/>
        <w:rPr>
          <w:i/>
          <w:iCs/>
        </w:rPr>
      </w:pPr>
      <w:r>
        <w:rPr>
          <w:i/>
          <w:iCs/>
        </w:rPr>
        <w:t>Discussion</w:t>
      </w:r>
    </w:p>
    <w:p w14:paraId="086A61FA" w14:textId="77777777" w:rsidR="004566B4" w:rsidRDefault="004566B4" w:rsidP="004566B4">
      <w:pPr>
        <w:spacing w:after="0" w:line="360" w:lineRule="auto"/>
        <w:ind w:firstLine="720"/>
      </w:pPr>
      <w:r>
        <w:t>There are at least six key takeaways from this analysis:</w:t>
      </w:r>
    </w:p>
    <w:p w14:paraId="743D7B86" w14:textId="77777777" w:rsidR="004566B4" w:rsidRDefault="004566B4" w:rsidP="004566B4">
      <w:pPr>
        <w:spacing w:after="0" w:line="360" w:lineRule="auto"/>
      </w:pPr>
      <w:r>
        <w:t>(1) Oyster populations in Pensacola, St. Andrew, and Apalachicola Bays do not appear to have responded to restoration efforts designed to promote spat settlement and accelerate population recovery. Critically, this lack of response occurs in bays within different watersheds and restoration materials. This suggests there may be fundamental flaws in the design of oyster restoration projects, ecosystem changes that limit oyster population response, or both.</w:t>
      </w:r>
    </w:p>
    <w:p w14:paraId="75B8BD5C" w14:textId="588DDF91" w:rsidR="004566B4" w:rsidRDefault="004566B4" w:rsidP="004566B4">
      <w:pPr>
        <w:spacing w:after="0" w:line="360" w:lineRule="auto"/>
      </w:pPr>
      <w:r>
        <w:t xml:space="preserve">(2) The lack of measured population response has occurred when river discharge ranged from moderate drought to generally normal river discharge for the Period of instrument record. This suggests that salinity (and other river-related ecosystem drivers such as nutrients) have been near normal (based on the instrument period of record) since 2015. </w:t>
      </w:r>
      <w:commentRangeStart w:id="152"/>
      <w:commentRangeStart w:id="153"/>
      <w:r>
        <w:t xml:space="preserve">This lack of response has also happened while commercial fisheries have been </w:t>
      </w:r>
      <w:r w:rsidRPr="00B76AA9">
        <w:t>closed (Apalachicola Bay)</w:t>
      </w:r>
      <w:commentRangeEnd w:id="152"/>
      <w:r w:rsidRPr="00B76AA9">
        <w:rPr>
          <w:rStyle w:val="CommentReference"/>
        </w:rPr>
        <w:commentReference w:id="152"/>
      </w:r>
      <w:commentRangeEnd w:id="153"/>
      <w:r>
        <w:rPr>
          <w:rStyle w:val="CommentReference"/>
        </w:rPr>
        <w:commentReference w:id="153"/>
      </w:r>
      <w:r w:rsidRPr="00B76AA9">
        <w:t xml:space="preserve"> or</w:t>
      </w:r>
      <w:r>
        <w:t xml:space="preserve"> </w:t>
      </w:r>
      <w:commentRangeStart w:id="154"/>
      <w:r>
        <w:t xml:space="preserve">extremely low based on commercial fisheries landings </w:t>
      </w:r>
      <w:commentRangeEnd w:id="154"/>
      <w:r>
        <w:rPr>
          <w:rStyle w:val="CommentReference"/>
        </w:rPr>
        <w:commentReference w:id="154"/>
      </w:r>
      <w:r>
        <w:t xml:space="preserve">information </w:t>
      </w:r>
      <w:r w:rsidRPr="00B76AA9">
        <w:t>(Pensacola and St. Andrew bays)</w:t>
      </w:r>
      <w:r>
        <w:t xml:space="preserve">. </w:t>
      </w:r>
      <w:r w:rsidDel="00F74E41">
        <w:t xml:space="preserve">River discharge is considered a significant driver of salinity in Florida panhandle estuaries. </w:t>
      </w:r>
      <w:commentRangeStart w:id="155"/>
      <w:commentRangeStart w:id="156"/>
      <w:r w:rsidDel="00F74E41">
        <w:t xml:space="preserve">Salinity in Apalachicola Bay has been identified as a driver of oyster survival in legal proceedings (FL v GA 2014) but observed </w:t>
      </w:r>
      <w:r>
        <w:t xml:space="preserve">oyster population </w:t>
      </w:r>
      <w:r w:rsidDel="00F74E41">
        <w:t>responses</w:t>
      </w:r>
      <w:r>
        <w:t xml:space="preserve"> to variation in freshwater discharge and resulting salinity</w:t>
      </w:r>
      <w:r w:rsidDel="00F74E41">
        <w:t xml:space="preserve"> in Apalachicola are variable (Buzan et al. 2009; Fisch and Pine 2015; Gledhill et al. 2020; Moore et al. 2021).</w:t>
      </w:r>
      <w:commentRangeEnd w:id="155"/>
      <w:r w:rsidDel="00F74E41">
        <w:rPr>
          <w:rStyle w:val="CommentReference"/>
        </w:rPr>
        <w:commentReference w:id="155"/>
      </w:r>
      <w:commentRangeEnd w:id="156"/>
      <w:r>
        <w:rPr>
          <w:rStyle w:val="CommentReference"/>
        </w:rPr>
        <w:commentReference w:id="156"/>
      </w:r>
    </w:p>
    <w:p w14:paraId="4B457206" w14:textId="5BCEB30A" w:rsidR="004566B4" w:rsidRDefault="004566B4" w:rsidP="004566B4">
      <w:pPr>
        <w:spacing w:after="0" w:line="360" w:lineRule="auto"/>
      </w:pPr>
      <w:commentRangeStart w:id="157"/>
      <w:commentRangeStart w:id="158"/>
      <w:r>
        <w:t>(3) The restoration efforts assessed here (Table 1) focus on subtidal oyster reefs. Assessing whether alternative restoration strategies would be more effective than the traditional thin layer of cultch approach is an essential next step</w:t>
      </w:r>
      <w:commentRangeEnd w:id="157"/>
      <w:r>
        <w:rPr>
          <w:rStyle w:val="CommentReference"/>
        </w:rPr>
        <w:commentReference w:id="157"/>
      </w:r>
      <w:commentRangeEnd w:id="158"/>
      <w:r>
        <w:rPr>
          <w:rStyle w:val="CommentReference"/>
        </w:rPr>
        <w:commentReference w:id="158"/>
      </w:r>
      <w:r>
        <w:t>.</w:t>
      </w:r>
    </w:p>
    <w:p w14:paraId="423436E8" w14:textId="5229E7D9" w:rsidR="004566B4" w:rsidRDefault="004566B4" w:rsidP="004566B4">
      <w:pPr>
        <w:spacing w:after="0" w:line="360" w:lineRule="auto"/>
      </w:pPr>
      <w:r>
        <w:t xml:space="preserve">(4) The type and size of cultch material used in restoration should be re-assessed in Florida for ongoing restoration efforts. The Berrigan (1990) restoration project identified as a successful project in Apalachicola Bay used clam shells dredged from Lake </w:t>
      </w:r>
      <w:r w:rsidRPr="007E4D4B">
        <w:t>Pontchartrain</w:t>
      </w:r>
      <w:r>
        <w:t xml:space="preserve">, LA, as cultch material. Smith et al. (2021) also used dredged </w:t>
      </w:r>
      <w:r>
        <w:t>s</w:t>
      </w:r>
      <w:r>
        <w:t xml:space="preserve">hell in the Chesapeake Bay. Oyster shell material is cited as one of the most effective shell restoration materials (Frederick et al. 2016). Limestone used in restoration projects in Pensacola, St. Andrew, and Apalachicola bays (Table 1) is mined in Kentucky and is denser (structure and mass), older (geologic age), and made of calcite, dolomite, and quartz (Jon Yeager, UF Geology, </w:t>
      </w:r>
      <w:r>
        <w:rPr>
          <w:i/>
          <w:iCs/>
        </w:rPr>
        <w:t xml:space="preserve">personal </w:t>
      </w:r>
      <w:r>
        <w:rPr>
          <w:i/>
          <w:iCs/>
        </w:rPr>
        <w:lastRenderedPageBreak/>
        <w:t>communication</w:t>
      </w:r>
      <w:r>
        <w:t xml:space="preserve">). </w:t>
      </w:r>
      <w:commentRangeStart w:id="159"/>
      <w:commentRangeStart w:id="160"/>
      <w:r>
        <w:t>Whether the chemical composition and physical characteristics of the limestone used in the different projects in Florida may influence the effectiveness of this material as cultch is unknown.</w:t>
      </w:r>
      <w:commentRangeEnd w:id="159"/>
      <w:r>
        <w:rPr>
          <w:rStyle w:val="CommentReference"/>
        </w:rPr>
        <w:commentReference w:id="159"/>
      </w:r>
      <w:commentRangeEnd w:id="160"/>
      <w:r>
        <w:rPr>
          <w:rStyle w:val="CommentReference"/>
        </w:rPr>
        <w:commentReference w:id="160"/>
      </w:r>
    </w:p>
    <w:p w14:paraId="682B3D3E" w14:textId="207C7EE2" w:rsidR="004566B4" w:rsidRDefault="004566B4" w:rsidP="004566B4">
      <w:pPr>
        <w:spacing w:after="0" w:line="360" w:lineRule="auto"/>
      </w:pPr>
      <w:r>
        <w:t xml:space="preserve">(5) The repeated and ongoing cultching efforts in Florida estuaries to reverse observed declines in oyster populations are a test of a single factor – that oyster populations have declined because of limitations in cultch. Other hypotheses, including the cascading predatory responses (Kimbro et al. 2017), spat limitation, persistent and virulent disease (known or unknown), the effects of fishing, or some combination of all of these are more difficult to assess because of inadequate monitoring program design including short and inconsistent time series in available data. This could be addressed through development of a stair-case style restoration program, </w:t>
      </w:r>
      <w:r w:rsidRPr="00667A4D">
        <w:t>where replicate treatments</w:t>
      </w:r>
      <w:r>
        <w:t xml:space="preserve"> (i.e., different material types, vertical relief, or both)</w:t>
      </w:r>
      <w:r w:rsidRPr="00667A4D">
        <w:t xml:space="preserve"> are staggered </w:t>
      </w:r>
      <w:r>
        <w:t>in time, should be implemented in an adaptive management framework across different estuaries (Walters et al. 1988; Pine et al. 2022).</w:t>
      </w:r>
    </w:p>
    <w:p w14:paraId="5DD960FE" w14:textId="1DABDAEB" w:rsidR="004566B4" w:rsidRDefault="004566B4" w:rsidP="004566B4">
      <w:pPr>
        <w:spacing w:after="0" w:line="360" w:lineRule="auto"/>
      </w:pPr>
      <w:r>
        <w:t>(6) Pine et al. (2015) highlighted the risk of a catastrophic and persistent collapse in the Apalachicola oyster fishery if oyster recruitment levels remained below the average observed in the available fisheries independent monitoring data (1990-2013) used in their analyses. Johnson et al. (2022) further demonstrated the risk of a transition to a stable, resilient, low population state for oysters and the difficulty in reversing this to a more desired state in a generalized oyster population model. There is significant concern that the Pensacola, St. Andrew, and Apalachicola Bay oyster populations are degraded to a point that no restoration or management action may be effective in altering current conditions.</w:t>
      </w:r>
    </w:p>
    <w:p w14:paraId="453EA719" w14:textId="77777777" w:rsidR="004566B4" w:rsidRPr="00B110FB" w:rsidRDefault="004566B4" w:rsidP="004566B4">
      <w:pPr>
        <w:spacing w:after="0" w:line="360" w:lineRule="auto"/>
        <w:rPr>
          <w:rFonts w:cstheme="minorHAnsi"/>
          <w:i/>
          <w:iCs/>
        </w:rPr>
      </w:pPr>
      <w:r>
        <w:rPr>
          <w:rFonts w:cstheme="minorHAnsi"/>
          <w:i/>
          <w:iCs/>
        </w:rPr>
        <w:t>Are Florida estuaries resistant to restoration?</w:t>
      </w:r>
    </w:p>
    <w:p w14:paraId="1A40CE7A" w14:textId="198821D6" w:rsidR="005866AD" w:rsidRDefault="00921CF1" w:rsidP="009923C5">
      <w:pPr>
        <w:spacing w:after="0" w:line="360" w:lineRule="auto"/>
        <w:rPr>
          <w:ins w:id="161" w:author="Tara Stewart Merrill" w:date="2022-07-04T10:50:00Z"/>
        </w:rPr>
      </w:pPr>
      <w:r>
        <w:tab/>
      </w:r>
      <w:r w:rsidR="00413229">
        <w:t>Adaptive management as part of ecosystem</w:t>
      </w:r>
      <w:r w:rsidR="005866AD">
        <w:t xml:space="preserve"> restoration requires ongoing exploration of data to ensure that restoration efforts are effective or are at least trending toward a desired state. Such explorations provide an opportunity to assess which efforts are or are not working and then adapt accordingly. We assessed </w:t>
      </w:r>
      <w:r w:rsidR="004566B4" w:rsidRPr="004566B4">
        <w:t>completed</w:t>
      </w:r>
      <w:r w:rsidR="00B76AA9">
        <w:t xml:space="preserve"> and </w:t>
      </w:r>
      <w:r w:rsidR="005866AD">
        <w:t xml:space="preserve">ongoing oyster restoration efforts in three bays with depressed oyster stocks. </w:t>
      </w:r>
      <w:r>
        <w:t>Our results suggest</w:t>
      </w:r>
      <w:r w:rsidR="005866AD">
        <w:t xml:space="preserve"> </w:t>
      </w:r>
      <w:r>
        <w:t>restoration</w:t>
      </w:r>
      <w:r w:rsidR="00C30884">
        <w:t xml:space="preserve"> and man</w:t>
      </w:r>
      <w:r w:rsidR="00A3555C">
        <w:t>a</w:t>
      </w:r>
      <w:r w:rsidR="00C30884">
        <w:t>gement</w:t>
      </w:r>
      <w:r>
        <w:t xml:space="preserve"> efforts in Pensacola, St. </w:t>
      </w:r>
      <w:r w:rsidR="00DD1933">
        <w:t>Andrew</w:t>
      </w:r>
      <w:r>
        <w:t>, and Apalachicola bays have not had the intended response of shifting oyster populations from a resilient, low</w:t>
      </w:r>
      <w:r w:rsidR="00440872">
        <w:t>-abundance</w:t>
      </w:r>
      <w:r>
        <w:t xml:space="preserve"> oyster state to a more desired, high</w:t>
      </w:r>
      <w:r w:rsidR="00440872">
        <w:t>-abundance</w:t>
      </w:r>
      <w:r>
        <w:t xml:space="preserve"> oyster state. This conclusion is</w:t>
      </w:r>
      <w:r w:rsidR="00423F7F">
        <w:t xml:space="preserve"> supported by</w:t>
      </w:r>
      <w:r>
        <w:t xml:space="preserve"> data </w:t>
      </w:r>
      <w:r w:rsidR="00440872">
        <w:t>from</w:t>
      </w:r>
      <w:r>
        <w:t xml:space="preserve"> different watersheds </w:t>
      </w:r>
      <w:r w:rsidR="00440872">
        <w:t xml:space="preserve">with </w:t>
      </w:r>
      <w:r w:rsidR="00423F7F">
        <w:t>restor</w:t>
      </w:r>
      <w:r w:rsidR="00440872">
        <w:t>ation efforts using</w:t>
      </w:r>
      <w:r w:rsidR="00423F7F">
        <w:t xml:space="preserve"> similar materials</w:t>
      </w:r>
      <w:r>
        <w:t xml:space="preserve">, </w:t>
      </w:r>
      <w:r w:rsidR="00F632DF">
        <w:t xml:space="preserve">construction </w:t>
      </w:r>
      <w:r w:rsidR="00423F7F">
        <w:t>designs</w:t>
      </w:r>
      <w:r>
        <w:t>, and</w:t>
      </w:r>
      <w:r w:rsidR="00423F7F">
        <w:t xml:space="preserve"> </w:t>
      </w:r>
      <w:r>
        <w:t xml:space="preserve">monitoring programs. </w:t>
      </w:r>
    </w:p>
    <w:p w14:paraId="55DC67DD" w14:textId="3178D55B" w:rsidR="00066076" w:rsidRDefault="001A0FB8" w:rsidP="0051157C">
      <w:pPr>
        <w:spacing w:after="0" w:line="360" w:lineRule="auto"/>
        <w:ind w:firstLine="720"/>
        <w:rPr>
          <w:rFonts w:cstheme="minorHAnsi"/>
        </w:rPr>
      </w:pPr>
      <w:r>
        <w:t xml:space="preserve">Restoration efforts in all three bays </w:t>
      </w:r>
      <w:r w:rsidR="00440872">
        <w:t xml:space="preserve">were </w:t>
      </w:r>
      <w:r>
        <w:t xml:space="preserve">guided by previous </w:t>
      </w:r>
      <w:r w:rsidR="00C30884">
        <w:t>action</w:t>
      </w:r>
      <w:r w:rsidRPr="001A0FB8">
        <w:rPr>
          <w:rFonts w:cstheme="minorHAnsi"/>
        </w:rPr>
        <w:t>s in Apalachicola Bay</w:t>
      </w:r>
      <w:r w:rsidR="00C30884">
        <w:rPr>
          <w:rFonts w:cstheme="minorHAnsi"/>
        </w:rPr>
        <w:t>,</w:t>
      </w:r>
      <w:r w:rsidRPr="001A0FB8">
        <w:rPr>
          <w:rFonts w:cstheme="minorHAnsi"/>
        </w:rPr>
        <w:t xml:space="preserve"> where ir</w:t>
      </w:r>
      <w:r w:rsidRPr="001A0FB8">
        <w:rPr>
          <w:rFonts w:cstheme="minorHAnsi"/>
        </w:rPr>
        <w:t>regular clutching has been part of oyster management efforts since at least 1949 (Whitfield and Beaumariage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w:t>
      </w:r>
      <w:r w:rsidR="002E1880">
        <w:rPr>
          <w:rFonts w:cstheme="minorHAnsi"/>
        </w:rPr>
        <w:lastRenderedPageBreak/>
        <w:t xml:space="preserve">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changes both </w:t>
      </w:r>
      <w:r w:rsidR="00423F7F">
        <w:rPr>
          <w:rFonts w:cstheme="minorHAnsi"/>
        </w:rPr>
        <w:t>in</w:t>
      </w:r>
      <w:r w:rsidR="002E1880">
        <w:rPr>
          <w:rFonts w:cstheme="minorHAnsi"/>
        </w:rPr>
        <w:t xml:space="preserve">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w:t>
      </w:r>
      <w:r>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0B74EA">
        <w:rPr>
          <w:rFonts w:cstheme="minorHAnsi"/>
        </w:rPr>
        <w:t>Berrigan (1990)</w:t>
      </w:r>
      <w:r w:rsidR="00EA5631">
        <w:rPr>
          <w:rFonts w:cstheme="minorHAnsi"/>
        </w:rPr>
        <w:t xml:space="preserve"> </w:t>
      </w:r>
      <w:r w:rsidR="00EA5631">
        <w:rPr>
          <w:rFonts w:cstheme="minorHAnsi"/>
        </w:rPr>
        <w:t>identif</w:t>
      </w:r>
      <w:r w:rsidR="00440872">
        <w:rPr>
          <w:rFonts w:cstheme="minorHAnsi"/>
        </w:rPr>
        <w:t>ied</w:t>
      </w:r>
      <w:r w:rsidR="00EA5631">
        <w:rPr>
          <w:rFonts w:cstheme="minorHAnsi"/>
        </w:rPr>
        <w:t xml:space="preserve">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r w:rsidR="0067065C" w:rsidRPr="0067065C">
        <w:rPr>
          <w:rFonts w:cstheme="minorHAnsi"/>
          <w:i/>
          <w:iCs/>
        </w:rPr>
        <w:t>Rangia</w:t>
      </w:r>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Livingston et al. (1999) describe a major wild oyster spat</w:t>
      </w:r>
      <w:r w:rsidR="00F47881">
        <w:rPr>
          <w:rFonts w:cstheme="minorHAnsi"/>
        </w:rPr>
        <w:t xml:space="preserve"> recruitment event</w:t>
      </w:r>
      <w:r w:rsidR="0067065C">
        <w:rPr>
          <w:rFonts w:cstheme="minorHAnsi"/>
        </w:rPr>
        <w:t xml:space="preserve"> in the fall of </w:t>
      </w:r>
      <w:r w:rsidR="0067065C">
        <w:rPr>
          <w:rFonts w:cstheme="minorHAnsi"/>
        </w:rPr>
        <w:t xml:space="preserve">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4566B4">
        <w:rPr>
          <w:rFonts w:cstheme="minorHAnsi"/>
        </w:rPr>
        <w:t xml:space="preserve"> leading to the reopening of the oyster fishery</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w:t>
      </w:r>
      <w:r w:rsidR="00066076">
        <w:rPr>
          <w:rFonts w:cstheme="minorHAnsi"/>
        </w:rPr>
        <w:t xml:space="preserve">om ongoing restoration efforts?  </w:t>
      </w:r>
    </w:p>
    <w:p w14:paraId="43EEA63A" w14:textId="1CE12D0C" w:rsidR="00066076" w:rsidRDefault="004566B4" w:rsidP="009923C5">
      <w:pPr>
        <w:spacing w:after="0" w:line="360" w:lineRule="auto"/>
        <w:rPr>
          <w:rFonts w:cstheme="minorHAnsi"/>
        </w:rPr>
      </w:pPr>
      <w:r>
        <w:rPr>
          <w:rFonts w:cstheme="minorHAnsi"/>
          <w:i/>
          <w:iCs/>
        </w:rPr>
        <w:t>Reasons restoration may not be working - c</w:t>
      </w:r>
      <w:r w:rsidR="00066076">
        <w:rPr>
          <w:rFonts w:cstheme="minorHAnsi"/>
          <w:i/>
          <w:iCs/>
        </w:rPr>
        <w:t>ultch density, volume, area, and material</w:t>
      </w:r>
    </w:p>
    <w:p w14:paraId="25E5FF59" w14:textId="69062B3A" w:rsidR="00CC728B" w:rsidRDefault="00066076" w:rsidP="009923C5">
      <w:pPr>
        <w:spacing w:after="0" w:line="360" w:lineRule="auto"/>
        <w:rPr>
          <w:rFonts w:cstheme="minorHAnsi"/>
        </w:rPr>
      </w:pPr>
      <w:r>
        <w:rPr>
          <w:rFonts w:cstheme="minorHAnsi"/>
        </w:rPr>
        <w:tab/>
        <w:t xml:space="preserve">The cultch density used </w:t>
      </w:r>
      <w:r>
        <w:rPr>
          <w:rFonts w:cstheme="minorHAnsi"/>
        </w:rPr>
        <w:t>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cultched </w:t>
      </w:r>
      <w:r w:rsidR="00626667">
        <w:rPr>
          <w:rFonts w:cstheme="minorHAnsi"/>
        </w:rPr>
        <w:t>each</w:t>
      </w:r>
      <w:r w:rsidR="00AC54CD">
        <w:rPr>
          <w:rFonts w:cstheme="minorHAnsi"/>
        </w:rPr>
        <w:t xml:space="preserve"> year between</w:t>
      </w:r>
      <w:r w:rsidR="004566B4">
        <w:rPr>
          <w:rFonts w:cstheme="minorHAnsi"/>
        </w:rPr>
        <w:t xml:space="preserve"> the restoration efforts</w:t>
      </w:r>
      <w:r w:rsidR="00AC54CD">
        <w:rPr>
          <w:rFonts w:cstheme="minorHAnsi"/>
        </w:rPr>
        <w:t xml:space="preserve"> following Hurricane Elena</w:t>
      </w:r>
      <w:r w:rsidR="009B1206">
        <w:rPr>
          <w:rFonts w:cstheme="minorHAnsi"/>
        </w:rPr>
        <w:t xml:space="preserve"> (Berrigan 1990; Pine et </w:t>
      </w:r>
      <w:r w:rsidR="009B1206" w:rsidRPr="00430A8F">
        <w:rPr>
          <w:rFonts w:cstheme="minorHAnsi"/>
        </w:rPr>
        <w:t>al. 2015)</w:t>
      </w:r>
      <w:r w:rsidR="00AC54CD" w:rsidRPr="00430A8F">
        <w:rPr>
          <w:rFonts w:cstheme="minorHAnsi"/>
        </w:rPr>
        <w:t xml:space="preserve"> and the beginning of regional restoration</w:t>
      </w:r>
      <w:r w:rsidR="00A3555C" w:rsidRPr="00430A8F">
        <w:rPr>
          <w:rFonts w:cstheme="minorHAnsi"/>
        </w:rPr>
        <w:t xml:space="preserve"> efforts</w:t>
      </w:r>
      <w:r w:rsidR="00AC54CD" w:rsidRPr="00430A8F">
        <w:rPr>
          <w:rFonts w:cstheme="minorHAnsi"/>
        </w:rPr>
        <w:t xml:space="preserve"> in 2015. </w:t>
      </w:r>
      <w:r w:rsidR="00A97D2E" w:rsidRPr="00430A8F">
        <w:rPr>
          <w:rFonts w:cstheme="minorHAnsi"/>
        </w:rPr>
        <w:t>Kimbro et al. (2020) conduct</w:t>
      </w:r>
      <w:r w:rsidR="00423F7F">
        <w:rPr>
          <w:rFonts w:cstheme="minorHAnsi"/>
        </w:rPr>
        <w:t>ed</w:t>
      </w:r>
      <w:r w:rsidR="00A97D2E" w:rsidRPr="00430A8F">
        <w:rPr>
          <w:rFonts w:cstheme="minorHAnsi"/>
        </w:rPr>
        <w:t xml:space="preserve"> similar restoration experiments in Apalachicola Bay using qua</w:t>
      </w:r>
      <w:r w:rsidR="0066215B" w:rsidRPr="00430A8F">
        <w:rPr>
          <w:rFonts w:cstheme="minorHAnsi"/>
        </w:rPr>
        <w:t>r</w:t>
      </w:r>
      <w:r w:rsidR="00A97D2E" w:rsidRPr="00430A8F">
        <w:rPr>
          <w:rFonts w:cstheme="minorHAnsi"/>
        </w:rPr>
        <w:t>ried oyster s</w:t>
      </w:r>
      <w:r w:rsidR="00A97D2E">
        <w:rPr>
          <w:rFonts w:cstheme="minorHAnsi"/>
        </w:rPr>
        <w:t>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7F6ED7">
        <w:rPr>
          <w:rFonts w:cstheme="minorHAnsi"/>
        </w:rPr>
        <w:t>. Kimbro et al. (2020)</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 xml:space="preserve">positive response to oyster reef </w:t>
      </w:r>
      <w:r w:rsidR="00A97D2E">
        <w:rPr>
          <w:rFonts w:cstheme="minorHAnsi"/>
        </w:rPr>
        <w:t>restoration</w:t>
      </w:r>
      <w:r w:rsidR="0066215B">
        <w:rPr>
          <w:rFonts w:cstheme="minorHAnsi"/>
        </w:rPr>
        <w:t xml:space="preserve"> ten months post-restoration during the same </w:t>
      </w:r>
      <w:r w:rsidR="00C40A52">
        <w:rPr>
          <w:rFonts w:cstheme="minorHAnsi"/>
        </w:rPr>
        <w:t xml:space="preserve">period as </w:t>
      </w:r>
      <w:r w:rsidR="0066215B">
        <w:rPr>
          <w:rFonts w:cstheme="minorHAnsi"/>
        </w:rPr>
        <w:t xml:space="preserve">high oyster spat counts </w:t>
      </w:r>
      <w:r w:rsidR="00F632DF">
        <w:rPr>
          <w:rFonts w:cstheme="minorHAnsi"/>
        </w:rPr>
        <w:t>o</w:t>
      </w:r>
      <w:r w:rsidR="00F632DF">
        <w:rPr>
          <w:rFonts w:cstheme="minorHAnsi"/>
        </w:rPr>
        <w:t>ccurred on</w:t>
      </w:r>
      <w:r w:rsidR="0066215B">
        <w:rPr>
          <w:rFonts w:cstheme="minorHAnsi"/>
        </w:rPr>
        <w:t xml:space="preserve"> the NFWF-1 reefs in this study (Figure 6). Kimbro et al. (2020) also observed higher oyster counts (defined as juveniles &lt; 25-mm 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w:t>
      </w:r>
      <w:r w:rsidR="00423F7F">
        <w:rPr>
          <w:rFonts w:cstheme="minorHAnsi"/>
        </w:rPr>
        <w:t>-</w:t>
      </w:r>
      <w:r w:rsidR="0066215B">
        <w:rPr>
          <w:rFonts w:cstheme="minorHAnsi"/>
        </w:rPr>
        <w:t xml:space="preserve">up assessments beyond ten months are </w:t>
      </w:r>
      <w:r w:rsidR="00423F7F">
        <w:rPr>
          <w:rFonts w:cstheme="minorHAnsi"/>
        </w:rPr>
        <w:t>un</w:t>
      </w:r>
      <w:r w:rsidR="0066215B">
        <w:rPr>
          <w:rFonts w:cstheme="minorHAnsi"/>
        </w:rPr>
        <w:t>available for the reefs in Kimbro et al. (2020). Our work follow</w:t>
      </w:r>
      <w:r w:rsidR="007F6ED7">
        <w:rPr>
          <w:rFonts w:cstheme="minorHAnsi"/>
        </w:rPr>
        <w:t>s</w:t>
      </w:r>
      <w:r w:rsidR="0066215B">
        <w:rPr>
          <w:rFonts w:cstheme="minorHAnsi"/>
        </w:rPr>
        <w:t xml:space="preserve"> similarly restored reefs (materials, </w:t>
      </w:r>
      <w:r w:rsidR="0066215B">
        <w:rPr>
          <w:rFonts w:cstheme="minorHAnsi"/>
        </w:rPr>
        <w:lastRenderedPageBreak/>
        <w:t>densities, and starting time) several years post-construction and found that the initial oyster population response to restoration as measured by counts did not persist (Figure 6).</w:t>
      </w:r>
    </w:p>
    <w:p w14:paraId="23C630BB" w14:textId="3B6F16E0" w:rsidR="00CC728B" w:rsidRDefault="003C7476" w:rsidP="009923C5">
      <w:pPr>
        <w:spacing w:after="0" w:line="360" w:lineRule="auto"/>
        <w:ind w:firstLine="720"/>
        <w:rPr>
          <w:rFonts w:cstheme="minorHAnsi"/>
        </w:rPr>
      </w:pPr>
      <w:r>
        <w:rPr>
          <w:rFonts w:cstheme="minorHAnsi"/>
        </w:rPr>
        <w:t>T</w:t>
      </w:r>
      <w:r w:rsidR="00AC54CD">
        <w:rPr>
          <w:rFonts w:cstheme="minorHAnsi"/>
        </w:rPr>
        <w:t>hes</w:t>
      </w:r>
      <w:r w:rsidR="004566B4">
        <w:rPr>
          <w:rFonts w:cstheme="minorHAnsi"/>
        </w:rPr>
        <w:t>e</w:t>
      </w:r>
      <w:r w:rsidR="00A107F3">
        <w:rPr>
          <w:rFonts w:cstheme="minorHAnsi"/>
        </w:rPr>
        <w:t xml:space="preserve"> r</w:t>
      </w:r>
      <w:r w:rsidR="00A107F3">
        <w:rPr>
          <w:rFonts w:cstheme="minorHAnsi"/>
        </w:rPr>
        <w:t>ecommended or observed cultching levels</w:t>
      </w:r>
      <w:r w:rsidR="00AC54CD">
        <w:rPr>
          <w:rFonts w:cstheme="minorHAnsi"/>
        </w:rPr>
        <w:t xml:space="preserve"> are area estimates (</w:t>
      </w:r>
      <w:r w:rsidR="00A3555C">
        <w:rPr>
          <w:rFonts w:cstheme="minorHAnsi"/>
        </w:rPr>
        <w:t xml:space="preserve">e.g., </w:t>
      </w:r>
      <w:r w:rsidR="00AC54CD">
        <w:rPr>
          <w:rFonts w:cstheme="minorHAnsi"/>
        </w:rPr>
        <w:t>400 ac recommen</w:t>
      </w:r>
      <w:r w:rsidR="00C30884">
        <w:rPr>
          <w:rFonts w:cstheme="minorHAnsi"/>
        </w:rPr>
        <w:t>de</w:t>
      </w:r>
      <w:r w:rsidR="00AC54CD">
        <w:rPr>
          <w:rFonts w:cstheme="minorHAnsi"/>
        </w:rPr>
        <w:t xml:space="preserve">d from </w:t>
      </w:r>
      <w:r w:rsidR="00AC54CD">
        <w:rPr>
          <w:rFonts w:cstheme="minorHAnsi"/>
        </w:rPr>
        <w:t>simulation, 100 ac restored on average</w:t>
      </w:r>
      <w:r w:rsidR="004566B4">
        <w:rPr>
          <w:rFonts w:cstheme="minorHAnsi"/>
        </w:rPr>
        <w:t xml:space="preserve"> in Apalachicola</w:t>
      </w:r>
      <w:r w:rsidR="00AC54CD">
        <w:rPr>
          <w:rFonts w:cstheme="minorHAnsi"/>
        </w:rPr>
        <w:t xml:space="preserve"> since the mid-1980s</w:t>
      </w:r>
      <w:r w:rsidR="004566B4">
        <w:rPr>
          <w:rFonts w:cstheme="minorHAnsi"/>
        </w:rPr>
        <w:t>; Pine et al. 2015</w:t>
      </w:r>
      <w:r w:rsidR="00AC54CD">
        <w:rPr>
          <w:rFonts w:cstheme="minorHAnsi"/>
        </w:rPr>
        <w:t xml:space="preserve">) </w:t>
      </w:r>
      <w:r w:rsidR="00843B32">
        <w:rPr>
          <w:rFonts w:cstheme="minorHAnsi"/>
        </w:rPr>
        <w:t xml:space="preserve">that </w:t>
      </w:r>
      <w:r w:rsidR="00AC54CD">
        <w:rPr>
          <w:rFonts w:cstheme="minorHAnsi"/>
        </w:rPr>
        <w:t>d</w:t>
      </w:r>
      <w:r w:rsidR="00AC54CD">
        <w:rPr>
          <w:rFonts w:cstheme="minorHAnsi"/>
        </w:rPr>
        <w:t>escribe the surface area of cultch available for spat to settle</w:t>
      </w:r>
      <w:r w:rsidR="00A107F3">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w:t>
      </w:r>
      <w:r w:rsidR="004566B4">
        <w:rPr>
          <w:rFonts w:cstheme="minorHAnsi"/>
        </w:rPr>
        <w:t>one-quarter</w:t>
      </w:r>
      <w:r w:rsidR="004566B4">
        <w:rPr>
          <w:rFonts w:cstheme="minorHAnsi"/>
        </w:rPr>
        <w:t xml:space="preserve"> </w:t>
      </w:r>
      <w:r w:rsidR="00C30884">
        <w:rPr>
          <w:rFonts w:cstheme="minorHAnsi"/>
        </w:rPr>
        <w:t xml:space="preserve">cubic meter of small cobble placed as cultch in a tidal system is likely to rapidly slough, flatten (decline in vertical relief), and expand in the footprint area due to currents moving the small mass of each cobble piece. </w:t>
      </w:r>
      <w:r w:rsidR="004566B4">
        <w:rPr>
          <w:rFonts w:cstheme="minorHAnsi"/>
        </w:rPr>
        <w:t>Alternatively, a</w:t>
      </w:r>
      <w:r w:rsidR="00C30884">
        <w:rPr>
          <w:rFonts w:cstheme="minorHAnsi"/>
        </w:rPr>
        <w:t xml:space="preserve"> </w:t>
      </w:r>
      <w:r w:rsidR="004B4B7F">
        <w:rPr>
          <w:rFonts w:cstheme="minorHAnsi"/>
        </w:rPr>
        <w:t xml:space="preserve">one-quarter </w:t>
      </w:r>
      <w:r w:rsidR="00C30884">
        <w:rPr>
          <w:rFonts w:cstheme="minorHAnsi"/>
        </w:rPr>
        <w:t>cubic</w:t>
      </w:r>
      <w:r w:rsidR="00843B32">
        <w:rPr>
          <w:rFonts w:cstheme="minorHAnsi"/>
        </w:rPr>
        <w:t>-</w:t>
      </w:r>
      <w:r w:rsidR="00C30884">
        <w:rPr>
          <w:rFonts w:cstheme="minorHAnsi"/>
        </w:rPr>
        <w:t>meter boulder</w:t>
      </w:r>
      <w:r w:rsidR="004B4B7F">
        <w:rPr>
          <w:rFonts w:cstheme="minorHAnsi"/>
        </w:rPr>
        <w:t xml:space="preserve"> </w:t>
      </w:r>
      <w:r w:rsidR="00C30884">
        <w:rPr>
          <w:rFonts w:cstheme="minorHAnsi"/>
        </w:rPr>
        <w:t xml:space="preserve">is likely more resistant to movement because of </w:t>
      </w:r>
      <w:r w:rsidR="00A3555C">
        <w:rPr>
          <w:rFonts w:cstheme="minorHAnsi"/>
        </w:rPr>
        <w:t xml:space="preserve">its </w:t>
      </w:r>
      <w:r w:rsidR="00C30884">
        <w:rPr>
          <w:rFonts w:cstheme="minorHAnsi"/>
        </w:rPr>
        <w:t>higher mass and would provide more vertical relief by not being flattened</w:t>
      </w:r>
      <w:r w:rsidR="004B4B7F">
        <w:rPr>
          <w:rFonts w:cstheme="minorHAnsi"/>
        </w:rPr>
        <w:t xml:space="preserve"> than much smaller boulder</w:t>
      </w:r>
      <w:r w:rsidR="00C30884">
        <w:rPr>
          <w:rFonts w:cstheme="minorHAnsi"/>
        </w:rPr>
        <w:t>.</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sidR="00A3555C">
        <w:rPr>
          <w:rFonts w:cstheme="minorHAnsi"/>
        </w:rPr>
        <w:t>necessary</w:t>
      </w:r>
      <w:r w:rsidR="00626667">
        <w:rPr>
          <w:rFonts w:cstheme="minorHAnsi"/>
        </w:rPr>
        <w:t xml:space="preserve"> </w:t>
      </w:r>
      <w:r w:rsidR="00A3555C">
        <w:rPr>
          <w:rFonts w:cstheme="minorHAnsi"/>
        </w:rPr>
        <w:t>for</w:t>
      </w:r>
      <w:r w:rsidR="00626667">
        <w:rPr>
          <w:rFonts w:cstheme="minorHAnsi"/>
        </w:rPr>
        <w:t xml:space="preserve"> elevating the </w:t>
      </w:r>
      <w:r w:rsidR="00A3555C">
        <w:rPr>
          <w:rFonts w:cstheme="minorHAnsi"/>
        </w:rPr>
        <w:t>cultch material</w:t>
      </w:r>
      <w:r w:rsidR="00626667">
        <w:rPr>
          <w:rFonts w:cstheme="minorHAnsi"/>
        </w:rPr>
        <w:t xml:space="preserve"> into suitable water quality or hydrodynamic conditions</w:t>
      </w:r>
      <w:r w:rsidR="00A3555C">
        <w:rPr>
          <w:rFonts w:cstheme="minorHAnsi"/>
        </w:rPr>
        <w:t xml:space="preserve">. </w:t>
      </w:r>
      <w:r w:rsidR="00C30884">
        <w:rPr>
          <w:rFonts w:cstheme="minorHAnsi"/>
        </w:rPr>
        <w:t>Colden et al. (2017) found that oyster reef</w:t>
      </w:r>
      <w:r w:rsidR="004B4B7F">
        <w:rPr>
          <w:rFonts w:cstheme="minorHAnsi"/>
        </w:rPr>
        <w:t xml:space="preserve"> height</w:t>
      </w:r>
      <w:r w:rsidR="00C30884">
        <w:rPr>
          <w:rFonts w:cstheme="minorHAnsi"/>
        </w:rPr>
        <w:t xml:space="preserve"> </w:t>
      </w:r>
      <w:r w:rsidR="00B71F25">
        <w:rPr>
          <w:rFonts w:cstheme="minorHAnsi"/>
        </w:rPr>
        <w:t xml:space="preserve">&gt; </w:t>
      </w:r>
      <w:r w:rsidR="00C30884">
        <w:rPr>
          <w:rFonts w:cstheme="minorHAnsi"/>
        </w:rPr>
        <w:t>0.3 m</w:t>
      </w:r>
      <w:r w:rsidR="00A3555C">
        <w:rPr>
          <w:rFonts w:cstheme="minorHAnsi"/>
        </w:rPr>
        <w:t xml:space="preserve"> in the Chesapeake Bay region</w:t>
      </w:r>
      <w:r w:rsidR="00C30884">
        <w:rPr>
          <w:rFonts w:cstheme="minorHAnsi"/>
        </w:rPr>
        <w:t xml:space="preserve"> had higher oyster survival, density, and overall complexity</w:t>
      </w:r>
      <w:r w:rsidR="00A3555C">
        <w:rPr>
          <w:rFonts w:cstheme="minorHAnsi"/>
        </w:rPr>
        <w:t xml:space="preserve"> than oyster</w:t>
      </w:r>
      <w:r w:rsidR="000B4A97">
        <w:rPr>
          <w:rFonts w:cstheme="minorHAnsi"/>
        </w:rPr>
        <w:t xml:space="preserve"> reefs &lt; 0.3 m</w:t>
      </w:r>
      <w:r w:rsidR="00BC41F2">
        <w:rPr>
          <w:rFonts w:cstheme="minorHAnsi"/>
        </w:rPr>
        <w:t>, and</w:t>
      </w:r>
      <w:r w:rsidR="000B4A97">
        <w:rPr>
          <w:rFonts w:cstheme="minorHAnsi"/>
        </w:rPr>
        <w:t xml:space="preserv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w:t>
      </w:r>
      <w:r w:rsidR="004566B4">
        <w:rPr>
          <w:rFonts w:cstheme="minorHAnsi"/>
        </w:rPr>
        <w:t>-</w:t>
      </w:r>
      <w:r w:rsidR="00C41D40">
        <w:rPr>
          <w:rFonts w:cstheme="minorHAnsi"/>
        </w:rPr>
        <w:t xml:space="preserve">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2017)</w:t>
      </w:r>
      <w:r w:rsidR="00C41D40">
        <w:rPr>
          <w:rFonts w:cstheme="minorHAnsi"/>
        </w:rPr>
        <w:t xml:space="preserve">. However, </w:t>
      </w:r>
      <w:r w:rsidR="00521D6C">
        <w:rPr>
          <w:rFonts w:cstheme="minorHAnsi"/>
        </w:rPr>
        <w:t xml:space="preserve">our results </w:t>
      </w:r>
      <w:r w:rsidR="00BC41F2">
        <w:rPr>
          <w:rFonts w:cstheme="minorHAnsi"/>
        </w:rPr>
        <w:t>show this project did not answer</w:t>
      </w:r>
      <w:r w:rsidR="00C41D40">
        <w:rPr>
          <w:rFonts w:cstheme="minorHAnsi"/>
        </w:rPr>
        <w:t xml:space="preserve"> the questions as </w:t>
      </w:r>
      <w:r w:rsidR="00BC41F2">
        <w:rPr>
          <w:rFonts w:cstheme="minorHAnsi"/>
        </w:rPr>
        <w:t>proposed</w:t>
      </w:r>
      <w:r w:rsidR="00F613D3">
        <w:rPr>
          <w:rFonts w:cstheme="minorHAnsi"/>
        </w:rPr>
        <w:t>, perhaps because of construction challenges</w:t>
      </w:r>
      <w:r w:rsidR="00521D6C">
        <w:rPr>
          <w:rFonts w:cstheme="minorHAnsi"/>
        </w:rPr>
        <w:t xml:space="preserve"> and design errors</w:t>
      </w:r>
      <w:r w:rsidR="00F613D3">
        <w:rPr>
          <w:rFonts w:cstheme="minorHAnsi"/>
        </w:rPr>
        <w:t xml:space="preserve"> leading to limited contrast in elevation among the different cultch treatments.</w:t>
      </w:r>
      <w:r w:rsidR="00C41D40">
        <w:rPr>
          <w:rFonts w:cstheme="minorHAnsi"/>
        </w:rPr>
        <w:t xml:space="preserve">  </w:t>
      </w:r>
    </w:p>
    <w:p w14:paraId="4007092C" w14:textId="18AB7F51" w:rsidR="00CC728B" w:rsidRDefault="000B4A97" w:rsidP="009923C5">
      <w:pPr>
        <w:spacing w:after="0" w:line="360" w:lineRule="auto"/>
        <w:ind w:firstLine="720"/>
        <w:rPr>
          <w:rFonts w:cstheme="minorHAnsi"/>
        </w:rPr>
      </w:pPr>
      <w:r>
        <w:rPr>
          <w:rFonts w:cstheme="minorHAnsi"/>
        </w:rPr>
        <w:t xml:space="preserve">Side-scan sonar mapping is used as an assessment metric on a sub-set of restored reefs in Pensacola, St. </w:t>
      </w:r>
      <w:r w:rsidR="00DD1933">
        <w:rPr>
          <w:rFonts w:cstheme="minorHAnsi"/>
        </w:rPr>
        <w:t>Andrew</w:t>
      </w:r>
      <w:r>
        <w:rPr>
          <w:rFonts w:cstheme="minorHAnsi"/>
        </w:rPr>
        <w:t>, and Apalachicola bays</w:t>
      </w:r>
      <w:r w:rsidR="00BC41F2">
        <w:rPr>
          <w:rFonts w:cstheme="minorHAnsi"/>
        </w:rPr>
        <w:t>,</w:t>
      </w:r>
      <w:r w:rsidR="00A3555C">
        <w:rPr>
          <w:rFonts w:cstheme="minorHAnsi"/>
        </w:rPr>
        <w:t xml:space="preserve"> including measurements of vertical relief (</w:t>
      </w:r>
      <w:commentRangeStart w:id="162"/>
      <w:r w:rsidR="00A3555C">
        <w:rPr>
          <w:rFonts w:cstheme="minorHAnsi"/>
        </w:rPr>
        <w:t>elevation</w:t>
      </w:r>
      <w:commentRangeEnd w:id="162"/>
      <w:r w:rsidR="004566B4">
        <w:rPr>
          <w:rStyle w:val="CommentReference"/>
        </w:rPr>
        <w:commentReference w:id="162"/>
      </w:r>
      <w:r w:rsidR="00A3555C">
        <w:rPr>
          <w:rFonts w:cstheme="minorHAnsi"/>
        </w:rPr>
        <w:t>)</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BC41F2">
        <w:rPr>
          <w:rFonts w:cstheme="minorHAnsi"/>
        </w:rPr>
        <w:t>4</w:t>
      </w:r>
      <w:r w:rsidR="00E27684">
        <w:rPr>
          <w:rFonts w:cstheme="minorHAnsi"/>
        </w:rPr>
        <w:t>-</w:t>
      </w:r>
      <w:r w:rsidR="00BC41F2">
        <w:rPr>
          <w:rFonts w:cstheme="minorHAnsi"/>
        </w:rPr>
        <w:t>10 mm</w:t>
      </w:r>
      <w:r w:rsidR="00E27684">
        <w:rPr>
          <w:rFonts w:cstheme="minorHAnsi"/>
        </w:rPr>
        <w:t xml:space="preserve"> in size) or larger and less dense (quarried oyster shell </w:t>
      </w:r>
      <w:r w:rsidR="00BC41F2">
        <w:rPr>
          <w:rFonts w:cstheme="minorHAnsi"/>
        </w:rPr>
        <w:t>50-75 mm</w:t>
      </w:r>
      <w:r w:rsidR="00E27684">
        <w:rPr>
          <w:rFonts w:cstheme="minorHAnsi"/>
        </w:rPr>
        <w:t xml:space="preserve"> in size) it is likely susceptible to being transported away from the intended restoration site, buried in sediment, or sculpted by currents to a low-relief structure</w:t>
      </w:r>
      <w:r w:rsidR="00E27684">
        <w:rPr>
          <w:rFonts w:cstheme="minorHAnsi"/>
        </w:rPr>
        <w:t xml:space="preserve"> (about 0.05-m)</w:t>
      </w:r>
      <w:r w:rsidR="00BC41F2">
        <w:rPr>
          <w:rFonts w:cstheme="minorHAnsi"/>
        </w:rPr>
        <w:t>. This low relief structure is likely</w:t>
      </w:r>
      <w:r w:rsidR="00E27684">
        <w:rPr>
          <w:rFonts w:cstheme="minorHAnsi"/>
        </w:rPr>
        <w:t xml:space="preserve"> interrupted</w:t>
      </w:r>
      <w:r w:rsidR="00BC41F2">
        <w:rPr>
          <w:rFonts w:cstheme="minorHAnsi"/>
        </w:rPr>
        <w:t xml:space="preserve"> across its surface</w:t>
      </w:r>
      <w:r w:rsidR="00E27684">
        <w:rPr>
          <w:rFonts w:cstheme="minorHAnsi"/>
        </w:rPr>
        <w:t xml:space="preserve"> by subtle waves of higher-density material (volumetrically)</w:t>
      </w:r>
      <w:r w:rsidR="00BC41F2">
        <w:rPr>
          <w:rFonts w:cstheme="minorHAnsi"/>
        </w:rPr>
        <w:t>, resulting</w:t>
      </w:r>
      <w:r w:rsidR="00E27684">
        <w:rPr>
          <w:rFonts w:cstheme="minorHAnsi"/>
        </w:rPr>
        <w:t xml:space="preserve">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BC41F2">
        <w:rPr>
          <w:rFonts w:cstheme="minorHAnsi"/>
        </w:rPr>
        <w:t xml:space="preserve"> in some areas</w:t>
      </w:r>
      <w:r w:rsidR="00E27684">
        <w:rPr>
          <w:rFonts w:cstheme="minorHAnsi"/>
        </w:rPr>
        <w:t>.</w:t>
      </w:r>
      <w:r w:rsidR="00F613D3">
        <w:rPr>
          <w:rFonts w:cstheme="minorHAnsi"/>
        </w:rPr>
        <w:t xml:space="preserve"> Regardless, cultch material in </w:t>
      </w:r>
      <w:r w:rsidR="00F613D3">
        <w:rPr>
          <w:rFonts w:cstheme="minorHAnsi"/>
        </w:rPr>
        <w:t>various forms at different mass levels has persisted on these restored reefs</w:t>
      </w:r>
      <w:r w:rsidR="00521D6C">
        <w:rPr>
          <w:rFonts w:cstheme="minorHAnsi"/>
        </w:rPr>
        <w:t xml:space="preserve"> at low relief</w:t>
      </w:r>
      <w:r w:rsidR="004B4B7F">
        <w:rPr>
          <w:rFonts w:cstheme="minorHAnsi"/>
        </w:rPr>
        <w:t xml:space="preserve"> (Figure 8)</w:t>
      </w:r>
      <w:r w:rsidR="00521D6C">
        <w:rPr>
          <w:rFonts w:cstheme="minorHAnsi"/>
        </w:rPr>
        <w:t>,</w:t>
      </w:r>
      <w:r w:rsidR="00F613D3">
        <w:rPr>
          <w:rFonts w:cstheme="minorHAnsi"/>
        </w:rPr>
        <w:t xml:space="preserve"> and </w:t>
      </w:r>
      <w:r w:rsidR="00F613D3">
        <w:rPr>
          <w:rFonts w:cstheme="minorHAnsi"/>
        </w:rPr>
        <w:t>critically oyster spat settlement on this material has been very low for reasons that are not known.</w:t>
      </w:r>
      <w:r w:rsidR="00E27684">
        <w:rPr>
          <w:rFonts w:cstheme="minorHAnsi"/>
        </w:rPr>
        <w:t xml:space="preserve">   </w:t>
      </w:r>
    </w:p>
    <w:p w14:paraId="2A7D8864" w14:textId="35CBCC2A" w:rsidR="00066076" w:rsidRDefault="000634CA" w:rsidP="009923C5">
      <w:pPr>
        <w:spacing w:after="0" w:line="360" w:lineRule="auto"/>
        <w:ind w:firstLine="720"/>
        <w:rPr>
          <w:rFonts w:cstheme="minorHAnsi"/>
        </w:rPr>
      </w:pPr>
      <w:r w:rsidRPr="00BC68A5">
        <w:rPr>
          <w:rFonts w:cstheme="minorHAnsi"/>
        </w:rPr>
        <w:t>Smith et al.</w:t>
      </w:r>
      <w:r>
        <w:rPr>
          <w:rFonts w:cstheme="minorHAnsi"/>
        </w:rPr>
        <w:t xml:space="preserve"> (2021)</w:t>
      </w:r>
      <w:r w:rsidR="00BC41F2">
        <w:rPr>
          <w:rFonts w:cstheme="minorHAnsi"/>
        </w:rPr>
        <w:t>,</w:t>
      </w:r>
      <w:r>
        <w:rPr>
          <w:rFonts w:cstheme="minorHAnsi"/>
        </w:rPr>
        <w:t xml:space="preserve">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w:t>
      </w:r>
      <w:r>
        <w:rPr>
          <w:rFonts w:cstheme="minorHAnsi"/>
        </w:rPr>
        <w:lastRenderedPageBreak/>
        <w:t>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w:t>
      </w:r>
      <w:r w:rsidR="00BC41F2">
        <w:rPr>
          <w:rFonts w:cstheme="minorHAnsi"/>
        </w:rPr>
        <w:t xml:space="preserve">the </w:t>
      </w:r>
      <w:r w:rsidR="00AA23E7">
        <w:rPr>
          <w:rFonts w:cstheme="minorHAnsi"/>
        </w:rPr>
        <w:t>Lone Cabbage Reef in Suwannee Sound demonstrated oyster spat settlement and persistence on the restored reef within six months following construction</w:t>
      </w:r>
      <w:r w:rsidR="00BC41F2">
        <w:rPr>
          <w:rFonts w:cstheme="minorHAnsi"/>
        </w:rPr>
        <w:t>. O</w:t>
      </w:r>
      <w:r w:rsidR="00AA23E7">
        <w:rPr>
          <w:rFonts w:cstheme="minorHAnsi"/>
        </w:rPr>
        <w:t>ysters have persisted and successfully settled on the reef in the four years since construction</w:t>
      </w:r>
      <w:r w:rsidR="00A3555C">
        <w:rPr>
          <w:rFonts w:cstheme="minorHAnsi"/>
        </w:rPr>
        <w:t xml:space="preserve"> </w:t>
      </w:r>
      <w:r w:rsidR="004566B4">
        <w:rPr>
          <w:rFonts w:cstheme="minorHAnsi"/>
        </w:rPr>
        <w:t>and o</w:t>
      </w:r>
      <w:r w:rsidR="00A3555C">
        <w:rPr>
          <w:rFonts w:cstheme="minorHAnsi"/>
        </w:rPr>
        <w:t xml:space="preserve">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w:t>
      </w:r>
      <w:r w:rsidR="00BC41F2">
        <w:rPr>
          <w:rFonts w:cstheme="minorHAnsi"/>
        </w:rPr>
        <w:t>,</w:t>
      </w:r>
      <w:r w:rsidR="006053C6">
        <w:rPr>
          <w:rFonts w:cstheme="minorHAnsi"/>
        </w:rPr>
        <w:t xml:space="preserve"> and for the Lone Cabbage project in Florida was about 0.36-m (Pine et al. 2022). Combined with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xml:space="preserve">, Pensacola, or St. </w:t>
      </w:r>
      <w:r w:rsidR="00DD1933">
        <w:rPr>
          <w:rFonts w:cstheme="minorHAnsi"/>
        </w:rPr>
        <w:t>Andrew</w:t>
      </w:r>
      <w:r w:rsidR="00A3555C">
        <w:rPr>
          <w:rFonts w:cstheme="minorHAnsi"/>
        </w:rPr>
        <w:t xml:space="preserve"> bays</w:t>
      </w:r>
      <w:r w:rsidR="006053C6">
        <w:rPr>
          <w:rFonts w:cstheme="minorHAnsi"/>
        </w:rPr>
        <w:t xml:space="preserve">.   </w:t>
      </w:r>
    </w:p>
    <w:p w14:paraId="6CBD4212" w14:textId="5263D66F" w:rsidR="00233B8A" w:rsidRPr="00233B8A" w:rsidRDefault="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(Bersoza Hernandez 2018; Goelz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646C9379" w:rsidR="00233B8A" w:rsidRPr="002F4B2D" w:rsidRDefault="00233B8A" w:rsidP="00B76AA9">
      <w:pPr>
        <w:spacing w:line="240" w:lineRule="auto"/>
        <w:ind w:firstLine="720"/>
        <w:rPr>
          <w:rFonts w:cstheme="minorHAnsi"/>
        </w:rPr>
      </w:pPr>
      <w:r w:rsidRPr="002F4B2D">
        <w:rPr>
          <w:rFonts w:cstheme="minorHAnsi"/>
          <w:color w:val="000000"/>
          <w:shd w:val="clear" w:color="auto" w:fill="FFFFFF"/>
        </w:rPr>
        <w:t>(23)</w:t>
      </w:r>
      <w:r w:rsidRPr="002F4B2D">
        <w:rPr>
          <w:rFonts w:cstheme="minorHAnsi"/>
          <w:color w:val="000000"/>
          <w:shd w:val="clear" w:color="auto" w:fill="FFFFFF"/>
        </w:rPr>
        <w:t> </w:t>
      </w:r>
      <w:r w:rsidRPr="002F4B2D">
        <w:rPr>
          <w:rFonts w:cstheme="minorHAnsi"/>
          <w:color w:val="000000"/>
          <w:shd w:val="clear" w:color="auto" w:fill="FFFFFF"/>
        </w:rPr>
        <w:t xml:space="preserve">OYSTER AND CLAM SHELLS PROPERTY OF </w:t>
      </w:r>
      <w:r w:rsidR="004566B4" w:rsidRPr="002F4B2D">
        <w:rPr>
          <w:rFonts w:cstheme="minorHAnsi"/>
          <w:color w:val="000000"/>
          <w:shd w:val="clear" w:color="auto" w:fill="FFFFFF"/>
        </w:rPr>
        <w:t>DEPARTMENT. —</w:t>
      </w:r>
    </w:p>
    <w:p w14:paraId="0C6147C4" w14:textId="6EADA6A2" w:rsidR="00233B8A" w:rsidRPr="002F4B2D" w:rsidRDefault="00233B8A" w:rsidP="00B76AA9">
      <w:pPr>
        <w:shd w:val="clear" w:color="auto" w:fill="FFFFFF"/>
        <w:spacing w:line="240" w:lineRule="auto"/>
        <w:ind w:left="720"/>
        <w:rPr>
          <w:rFonts w:cstheme="minorHAnsi"/>
          <w:color w:val="000000"/>
          <w:sz w:val="20"/>
          <w:szCs w:val="20"/>
        </w:rPr>
      </w:pPr>
      <w:r w:rsidRPr="002F4B2D">
        <w:rPr>
          <w:rFonts w:cstheme="minorHAnsi"/>
          <w:color w:val="000000"/>
        </w:rPr>
        <w:t>(a)</w:t>
      </w:r>
      <w:r w:rsidRPr="002F4B2D">
        <w:rPr>
          <w:rFonts w:cstheme="minorHAnsi"/>
          <w:color w:val="000000"/>
        </w:rPr>
        <w:t> </w:t>
      </w:r>
      <w:r w:rsidRPr="002F4B2D">
        <w:rPr>
          <w:rFonts w:cstheme="minorHAnsi"/>
          <w:color w:val="000000"/>
        </w:rPr>
        <w:t xml:space="preserve">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w:t>
      </w:r>
      <w:r w:rsidRPr="002F4B2D">
        <w:rPr>
          <w:rFonts w:cstheme="minorHAnsi"/>
          <w:color w:val="000000"/>
        </w:rPr>
        <w:t>grants may retain 75 percent of such shell as they produce for aquacultural purposes.</w:t>
      </w:r>
    </w:p>
    <w:p w14:paraId="78BB0F3E" w14:textId="77777777" w:rsidR="00674D5D" w:rsidRDefault="00674D5D" w:rsidP="00BC68A5">
      <w:pPr>
        <w:spacing w:after="0" w:line="360" w:lineRule="auto"/>
        <w:ind w:firstLine="720"/>
        <w:rPr>
          <w:rFonts w:cstheme="minorHAnsi"/>
        </w:rPr>
      </w:pPr>
    </w:p>
    <w:p w14:paraId="4096A3F6" w14:textId="2B8DC493" w:rsidR="00CC728B" w:rsidRDefault="003F18EB" w:rsidP="00BC68A5">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w:t>
      </w:r>
      <w:r w:rsidR="006F3744">
        <w:rPr>
          <w:rFonts w:cstheme="minorHAnsi"/>
        </w:rPr>
        <w:t>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xml:space="preserve">. </w:t>
      </w:r>
      <w:r w:rsidR="00F632DF">
        <w:rPr>
          <w:rFonts w:cstheme="minorHAnsi"/>
        </w:rPr>
        <w:t>Thus,</w:t>
      </w:r>
      <w:r>
        <w:rPr>
          <w:rFonts w:cstheme="minorHAnsi"/>
        </w:rPr>
        <w:t xml:space="preserve"> oysters sold as half-shell (a national market)</w:t>
      </w:r>
      <w:r w:rsidR="00BC41F2">
        <w:rPr>
          <w:rFonts w:cstheme="minorHAnsi"/>
        </w:rPr>
        <w:t>,</w:t>
      </w:r>
      <w:r>
        <w:rPr>
          <w:rFonts w:cstheme="minorHAnsi"/>
        </w:rPr>
        <w:t xml:space="preserve">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long-term sustainability of harvest in the Bay (Zu Ermgassen et al. 2012)</w:t>
      </w:r>
      <w:r w:rsidR="006F3744">
        <w:rPr>
          <w:rFonts w:cstheme="minorHAnsi"/>
        </w:rPr>
        <w:t>. But this observation may not have been accurate, as supported by the</w:t>
      </w:r>
      <w:r>
        <w:rPr>
          <w:rFonts w:cstheme="minorHAnsi"/>
        </w:rPr>
        <w:t xml:space="preserve"> observed oyster fishery collapse in 2012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w:t>
      </w:r>
      <w:r w:rsidR="00D11ABB">
        <w:rPr>
          <w:rFonts w:cstheme="minorHAnsi"/>
        </w:rPr>
        <w:lastRenderedPageBreak/>
        <w:t xml:space="preserve">biomass (volume) removed by harvest for the major oyster fisheries in Florida </w:t>
      </w:r>
      <w:r w:rsidR="00A3555C">
        <w:rPr>
          <w:rFonts w:cstheme="minorHAnsi"/>
        </w:rPr>
        <w:t>and preliminary results</w:t>
      </w:r>
      <w:r w:rsidR="00D11ABB">
        <w:rPr>
          <w:rFonts w:cstheme="minorHAnsi"/>
        </w:rPr>
        <w:t xml:space="preserve"> suggest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3961E6E6" w14:textId="3EF1520A" w:rsidR="00ED3261" w:rsidRPr="00ED3261" w:rsidRDefault="00ED3261" w:rsidP="009923C5">
      <w:pPr>
        <w:spacing w:after="0" w:line="360" w:lineRule="auto"/>
        <w:rPr>
          <w:i/>
          <w:iCs/>
        </w:rPr>
      </w:pPr>
      <w:r>
        <w:rPr>
          <w:i/>
          <w:iCs/>
        </w:rPr>
        <w:t>Conclusions</w:t>
      </w:r>
    </w:p>
    <w:p w14:paraId="6219ED9A" w14:textId="2BCE210A" w:rsidR="00674D5D" w:rsidRDefault="00674D5D" w:rsidP="009923C5">
      <w:pPr>
        <w:spacing w:after="0" w:line="360" w:lineRule="auto"/>
        <w:ind w:firstLine="720"/>
        <w:rPr>
          <w:rFonts w:cstheme="minorHAnsi"/>
        </w:rPr>
      </w:pPr>
      <w:r>
        <w:t xml:space="preserve">Oyster populations in Apalachicola, Pensacola, and St. Andrew bays appear resistant to </w:t>
      </w:r>
      <w:commentRangeStart w:id="163"/>
      <w:r>
        <w:t>changing</w:t>
      </w:r>
      <w:commentRangeEnd w:id="163"/>
      <w:r>
        <w:rPr>
          <w:rStyle w:val="CommentReference"/>
        </w:rPr>
        <w:commentReference w:id="163"/>
      </w:r>
      <w:r>
        <w:t xml:space="preserve"> from an undesired to desired population state despite large restoration efforts totaling tens of millions of dollars and very low levels of reported harvest </w:t>
      </w:r>
      <w:r>
        <w:t>(</w:t>
      </w:r>
      <w:r>
        <w:t>Pensacola and St. Andrew bays</w:t>
      </w:r>
      <w:r>
        <w:t>)</w:t>
      </w:r>
      <w:r>
        <w:t xml:space="preserve">, and </w:t>
      </w:r>
      <w:r>
        <w:t xml:space="preserve">two years of </w:t>
      </w:r>
      <w:r>
        <w:t>a five-year harvest moratorium (2020-2025) in Apalachicola Bay.</w:t>
      </w:r>
      <w:r w:rsidR="00361E07">
        <w:t xml:space="preserve"> Unfortunately, a combination of experimental design deficiencies (e.g., absence of controls, lack of strong treatment contrasts</w:t>
      </w:r>
      <w:r w:rsidR="008D5A18">
        <w:t>, no experimentation in ma</w:t>
      </w:r>
      <w:r w:rsidR="008D5A18">
        <w:t>terials</w:t>
      </w:r>
      <w:r w:rsidR="00361E07">
        <w:t xml:space="preserve">) </w:t>
      </w:r>
      <w:r w:rsidR="00B57800">
        <w:t xml:space="preserve">and inadequate monitoring </w:t>
      </w:r>
      <w:r w:rsidR="00361E07">
        <w:t xml:space="preserve">make it difficult to determine which </w:t>
      </w:r>
      <w:r w:rsidR="00B57800">
        <w:t xml:space="preserve">of the </w:t>
      </w:r>
      <w:r w:rsidR="00361E07">
        <w:t>factors that have been previously hypothesized to drive oyster population dynamics (i.e., river discharge, fishing effects)</w:t>
      </w:r>
      <w:r w:rsidR="00B57800">
        <w:t xml:space="preserve"> are responsible</w:t>
      </w:r>
      <w:r w:rsidR="00BC41F2">
        <w:t>. These deficiencies also make it impossible to identify the</w:t>
      </w:r>
      <w:r w:rsidR="00ED3261">
        <w:t xml:space="preserve"> necessary components of successful restoration (reef material, area, or height) to learn. In absence of an ability to evaluate these fac</w:t>
      </w:r>
      <w:r w:rsidR="00ED3261">
        <w:t>tors from the available data, we are left with comparative assessment</w:t>
      </w:r>
      <w:r w:rsidR="00BC41F2">
        <w:t>s</w:t>
      </w:r>
      <w:r w:rsidR="00ED3261">
        <w:t xml:space="preserve"> to restoration</w:t>
      </w:r>
      <w:r w:rsidR="00BC41F2">
        <w:t xml:space="preserve"> and management </w:t>
      </w:r>
      <w:r w:rsidR="00ED3261">
        <w:t xml:space="preserve">projects that </w:t>
      </w:r>
      <w:r w:rsidR="00BC41F2">
        <w:t>appear to have met their goals. This includes examples</w:t>
      </w:r>
      <w:r w:rsidR="00ED3261">
        <w:t xml:space="preserve"> from the Chesapeake Bay region</w:t>
      </w:r>
      <w:r w:rsidR="00361E07">
        <w:t xml:space="preserve"> </w:t>
      </w:r>
      <w:r w:rsidR="00ED3261">
        <w:t>(e.g., Colden et al. 2017; Smith et al. 2022)</w:t>
      </w:r>
      <w:r w:rsidR="00BC41F2">
        <w:t xml:space="preserve"> </w:t>
      </w:r>
      <w:r w:rsidR="00B57800">
        <w:t xml:space="preserve">and </w:t>
      </w:r>
      <w:r w:rsidR="00ED3261">
        <w:t>Florida (Pine et al. 2022)</w:t>
      </w:r>
      <w:r w:rsidR="00B57800">
        <w:t>,</w:t>
      </w:r>
      <w:r w:rsidR="00BC41F2">
        <w:t xml:space="preserve"> which document the use of naturally occu</w:t>
      </w:r>
      <w:r w:rsidR="005866AD">
        <w:t>r</w:t>
      </w:r>
      <w:r w:rsidR="00BC41F2">
        <w:t xml:space="preserve">ring materials constructed at elevations that are 0.3-0.4 m relief from the bottom. </w:t>
      </w:r>
      <w:r w:rsidR="00B57800">
        <w:t>Delaware Bay (</w:t>
      </w:r>
      <w:r w:rsidR="00B57800" w:rsidRPr="00674D5D">
        <w:t>https://hsrl.rutgers.edu/SAWreports/index.htm</w:t>
      </w:r>
      <w:r w:rsidR="00B57800">
        <w:t>) and a recently implemented system of spatial management in Mobile Bay, Alabama, provide references for m</w:t>
      </w:r>
      <w:r w:rsidR="00BC41F2">
        <w:t>anagement of</w:t>
      </w:r>
      <w:r w:rsidR="007E4D4B">
        <w:t xml:space="preserve"> a wild oyster fisher</w:t>
      </w:r>
      <w:r w:rsidR="00B57800">
        <w:t>ies</w:t>
      </w:r>
      <w:r w:rsidR="007E4D4B">
        <w:t xml:space="preserve"> that </w:t>
      </w:r>
      <w:r w:rsidR="00B57800">
        <w:t>appear to be sustainable through</w:t>
      </w:r>
      <w:r w:rsidR="007E4D4B">
        <w:t xml:space="preserve"> highly regulated, carefully monitored, and adaptively managed</w:t>
      </w:r>
      <w:r w:rsidR="00B57800">
        <w:t xml:space="preserve"> </w:t>
      </w:r>
      <w:r w:rsidR="00B95460">
        <w:t>harvest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w:t>
      </w:r>
      <w:r w:rsidR="00BC41F2">
        <w:rPr>
          <w:rFonts w:cstheme="minorHAnsi"/>
        </w:rPr>
        <w:t xml:space="preserve"> </w:t>
      </w:r>
    </w:p>
    <w:p w14:paraId="78803A79" w14:textId="285F10F2" w:rsidR="00871766" w:rsidRDefault="00BC41F2" w:rsidP="009923C5">
      <w:pPr>
        <w:spacing w:after="0" w:line="360" w:lineRule="auto"/>
        <w:ind w:firstLine="720"/>
        <w:rPr>
          <w:rFonts w:cstheme="minorHAnsi"/>
        </w:rPr>
      </w:pPr>
      <w:r>
        <w:rPr>
          <w:rFonts w:cstheme="minorHAnsi"/>
        </w:rPr>
        <w:t>R</w:t>
      </w:r>
      <w:r w:rsidR="00111AC2" w:rsidRPr="00B54A5F">
        <w:rPr>
          <w:rFonts w:cstheme="minorHAnsi"/>
        </w:rPr>
        <w:t xml:space="preserve">esistance to learning to inform restoration is a widespread problem in ongoing restoration efforts in the Gulf of Mexico (NAS 2022) and has been a challenge to large-scale restoration and management efforts for decades (Walters 1986; Gunderson 1999; Walters 2007; Pine et al. 2022). </w:t>
      </w:r>
      <w:commentRangeStart w:id="164"/>
      <w:r w:rsidR="00111AC2" w:rsidRPr="00B54A5F">
        <w:rPr>
          <w:rFonts w:cstheme="minorHAnsi"/>
        </w:rPr>
        <w:t>Gunderson</w:t>
      </w:r>
      <w:commentRangeEnd w:id="164"/>
      <w:r w:rsidR="003A5067" w:rsidRPr="00B54A5F">
        <w:rPr>
          <w:rStyle w:val="CommentReference"/>
          <w:rFonts w:cstheme="minorHAnsi"/>
          <w:sz w:val="22"/>
          <w:szCs w:val="22"/>
        </w:rPr>
        <w:commentReference w:id="164"/>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w:t>
      </w:r>
      <w:r w:rsidR="00B95460">
        <w:rPr>
          <w:rFonts w:cstheme="minorHAnsi"/>
        </w:rPr>
        <w:t>ed:</w:t>
      </w:r>
    </w:p>
    <w:p w14:paraId="68DA71FA" w14:textId="77777777" w:rsidR="008D5A18" w:rsidRPr="00B54A5F" w:rsidRDefault="008D5A18" w:rsidP="009923C5">
      <w:pPr>
        <w:spacing w:after="0" w:line="360" w:lineRule="auto"/>
        <w:ind w:firstLine="720"/>
        <w:rPr>
          <w:rFonts w:cstheme="minorHAnsi"/>
        </w:rPr>
      </w:pPr>
    </w:p>
    <w:p w14:paraId="366661D0" w14:textId="6F54E516" w:rsidR="00111AC2" w:rsidRPr="00B54A5F" w:rsidRDefault="00111AC2" w:rsidP="002F4B2D">
      <w:pPr>
        <w:spacing w:after="0" w:line="240" w:lineRule="auto"/>
        <w:ind w:left="720"/>
        <w:rPr>
          <w:rFonts w:cstheme="minorHAnsi"/>
        </w:rPr>
      </w:pPr>
      <w:commentRangeStart w:id="165"/>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w:t>
      </w:r>
      <w:r w:rsidRPr="00B54A5F">
        <w:rPr>
          <w:rFonts w:cstheme="minorHAnsi"/>
          <w:color w:val="000000"/>
          <w:shd w:val="clear" w:color="auto" w:fill="FFFFFF"/>
        </w:rPr>
        <w:lastRenderedPageBreak/>
        <w:t>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commentRangeEnd w:id="165"/>
      <w:r w:rsidR="005866AD">
        <w:rPr>
          <w:rStyle w:val="CommentReference"/>
        </w:rPr>
        <w:commentReference w:id="165"/>
      </w:r>
    </w:p>
    <w:p w14:paraId="55524857" w14:textId="77777777" w:rsidR="00F36921" w:rsidRPr="00B54A5F" w:rsidRDefault="00F36921" w:rsidP="009923C5">
      <w:pPr>
        <w:spacing w:after="0" w:line="360" w:lineRule="auto"/>
        <w:rPr>
          <w:rFonts w:cstheme="minorHAnsi"/>
        </w:rPr>
      </w:pPr>
    </w:p>
    <w:p w14:paraId="07B3F23B" w14:textId="4F00851F" w:rsidR="00F36921" w:rsidRDefault="00DE44FF" w:rsidP="009923C5">
      <w:pPr>
        <w:spacing w:after="0" w:line="360" w:lineRule="auto"/>
      </w:pPr>
      <w:r>
        <w:t>Understanding why these systems have not responded to restoration efforts so far is critical to informing future restoration efforts</w:t>
      </w:r>
      <w:r w:rsidR="00BC41F2">
        <w:t>,</w:t>
      </w:r>
      <w:r>
        <w:t xml:space="preserve"> including nearly $20M in additional restoration dollars currently being considered for Apalachicola Bay. </w:t>
      </w:r>
      <w:r w:rsidR="00BC41F2">
        <w:t>More decisive agency, academic, and community</w:t>
      </w:r>
      <w:r w:rsidR="00F36921">
        <w:t xml:space="preserve"> leadership </w:t>
      </w:r>
      <w:r w:rsidR="008D5A18">
        <w:t>emphasizing</w:t>
      </w:r>
      <w:r w:rsidR="00F36921">
        <w:t xml:space="preserve"> a commitment to learning</w:t>
      </w:r>
      <w:r w:rsidR="008D5A18">
        <w:t xml:space="preserve"> through rigorous experimental design and monitoring efforts is</w:t>
      </w:r>
      <w:r w:rsidR="00306E03">
        <w:t xml:space="preserve"> </w:t>
      </w:r>
      <w:r w:rsidR="00F36921">
        <w:t xml:space="preserve">needed to guide these restoration </w:t>
      </w:r>
      <w:r w:rsidR="008D5A18">
        <w:t>programs</w:t>
      </w:r>
      <w:r w:rsidR="00F36921">
        <w:t xml:space="preserve">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0C9003A1" w14:textId="77777777" w:rsidR="001657C7" w:rsidRDefault="001657C7" w:rsidP="009923C5">
      <w:pPr>
        <w:spacing w:after="0" w:line="360" w:lineRule="auto"/>
        <w:rPr>
          <w:ins w:id="166" w:author="Sandra Brooke" w:date="2022-07-08T18:04:00Z"/>
        </w:rPr>
      </w:pPr>
    </w:p>
    <w:p w14:paraId="4C54CD6F" w14:textId="632A6553" w:rsidR="00912438" w:rsidRDefault="00664C7B" w:rsidP="009923C5">
      <w:pPr>
        <w:spacing w:after="0" w:line="360" w:lineRule="auto"/>
      </w:pPr>
      <w:r>
        <w:rPr>
          <w:i/>
          <w:iCs/>
        </w:rPr>
        <w:t>Acknowledgments</w:t>
      </w:r>
    </w:p>
    <w:p w14:paraId="11EBC1C0" w14:textId="68871E7E" w:rsidR="00FE33A7" w:rsidRDefault="00FE33A7" w:rsidP="00674D5D">
      <w:pPr>
        <w:spacing w:after="0" w:line="360" w:lineRule="auto"/>
        <w:ind w:firstLine="720"/>
      </w:pPr>
      <w:r>
        <w:t>We recognize the assistance of many agency staff in completing field and lab efforts to collect and process these samples. We thank A. Morgan for editorial assistance</w:t>
      </w:r>
      <w:r w:rsidR="002B6424">
        <w:t>.</w:t>
      </w:r>
    </w:p>
    <w:p w14:paraId="27CC06F3" w14:textId="675984F0" w:rsidR="003664CE" w:rsidRPr="003664CE" w:rsidRDefault="003664CE" w:rsidP="009923C5">
      <w:pPr>
        <w:spacing w:after="0" w:line="360" w:lineRule="auto"/>
      </w:pPr>
      <w:commentRangeStart w:id="167"/>
      <w:r>
        <w:rPr>
          <w:i/>
          <w:iCs/>
        </w:rPr>
        <w:t>References</w:t>
      </w:r>
      <w:commentRangeEnd w:id="167"/>
      <w:r w:rsidR="00196CE9">
        <w:rPr>
          <w:rStyle w:val="CommentReference"/>
        </w:rPr>
        <w:commentReference w:id="167"/>
      </w:r>
    </w:p>
    <w:p w14:paraId="337B044C" w14:textId="76285F38" w:rsidR="00706041" w:rsidRPr="00F34BE1" w:rsidRDefault="00DE1ED8" w:rsidP="000324D2">
      <w:pPr>
        <w:pStyle w:val="CommentText"/>
        <w:rPr>
          <w:rFonts w:cstheme="minorHAnsi"/>
          <w:sz w:val="22"/>
          <w:szCs w:val="22"/>
        </w:rPr>
      </w:pPr>
      <w:r>
        <w:rPr>
          <w:rFonts w:cstheme="minorHAnsi"/>
          <w:sz w:val="22"/>
          <w:szCs w:val="22"/>
        </w:rPr>
        <w:t>B</w:t>
      </w:r>
      <w:r w:rsidR="000324D2" w:rsidRPr="00F34BE1">
        <w:rPr>
          <w:rFonts w:cstheme="minorHAnsi"/>
          <w:sz w:val="22"/>
          <w:szCs w:val="22"/>
        </w:rPr>
        <w:t xml:space="preserve">errigan, ME. 1988. </w:t>
      </w:r>
      <w:commentRangeStart w:id="168"/>
      <w:r w:rsidR="000324D2" w:rsidRPr="00F34BE1">
        <w:rPr>
          <w:rFonts w:cstheme="minorHAnsi"/>
          <w:sz w:val="22"/>
          <w:szCs w:val="22"/>
        </w:rPr>
        <w:t>Management of oyster resources in Apalachicola Bay following Hurricane Elena</w:t>
      </w:r>
      <w:r w:rsidR="00706041" w:rsidRPr="00F34BE1">
        <w:rPr>
          <w:rFonts w:cstheme="minorHAnsi"/>
          <w:sz w:val="22"/>
          <w:szCs w:val="22"/>
        </w:rPr>
        <w:t>. Journal of Shellfish Research</w:t>
      </w:r>
      <w:r w:rsidR="000324D2" w:rsidRPr="00F34BE1">
        <w:rPr>
          <w:rFonts w:cstheme="minorHAnsi"/>
          <w:sz w:val="22"/>
          <w:szCs w:val="22"/>
        </w:rPr>
        <w:t xml:space="preserve"> </w:t>
      </w:r>
      <w:r w:rsidR="00706041" w:rsidRPr="00F34BE1">
        <w:rPr>
          <w:rFonts w:cstheme="minorHAnsi"/>
          <w:sz w:val="22"/>
          <w:szCs w:val="22"/>
        </w:rPr>
        <w:t>7</w:t>
      </w:r>
      <w:r w:rsidR="000324D2" w:rsidRPr="00F34BE1">
        <w:rPr>
          <w:rFonts w:cstheme="minorHAnsi"/>
          <w:sz w:val="22"/>
          <w:szCs w:val="22"/>
        </w:rPr>
        <w:t>:281–288.</w:t>
      </w:r>
    </w:p>
    <w:p w14:paraId="17567970" w14:textId="685ECB48" w:rsidR="00706041" w:rsidRPr="00F34BE1" w:rsidRDefault="000324D2" w:rsidP="000324D2">
      <w:pPr>
        <w:pStyle w:val="CommentText"/>
        <w:rPr>
          <w:rFonts w:cstheme="minorHAnsi"/>
          <w:sz w:val="22"/>
          <w:szCs w:val="22"/>
        </w:rPr>
      </w:pPr>
      <w:r w:rsidRPr="00F34BE1">
        <w:rPr>
          <w:rFonts w:cstheme="minorHAnsi"/>
          <w:sz w:val="22"/>
          <w:szCs w:val="22"/>
        </w:rPr>
        <w:t>Berrigan, ME. 1990. Biological and economical assessment of an oyster resource development project in Apalachicola Bay, Florida</w:t>
      </w:r>
      <w:r w:rsidR="00706041" w:rsidRPr="00F34BE1">
        <w:rPr>
          <w:rFonts w:cstheme="minorHAnsi"/>
          <w:sz w:val="22"/>
          <w:szCs w:val="22"/>
        </w:rPr>
        <w:t xml:space="preserve">. Journal of </w:t>
      </w:r>
      <w:commentRangeEnd w:id="168"/>
      <w:r w:rsidR="00016D1A" w:rsidRPr="00F34BE1">
        <w:rPr>
          <w:rStyle w:val="CommentReference"/>
          <w:sz w:val="22"/>
          <w:szCs w:val="22"/>
        </w:rPr>
        <w:commentReference w:id="168"/>
      </w:r>
      <w:r w:rsidR="00706041" w:rsidRPr="00F34BE1">
        <w:rPr>
          <w:rFonts w:cstheme="minorHAnsi"/>
          <w:sz w:val="22"/>
          <w:szCs w:val="22"/>
        </w:rPr>
        <w:t>Shellfish Research</w:t>
      </w:r>
      <w:r w:rsidRPr="00F34BE1">
        <w:rPr>
          <w:rFonts w:cstheme="minorHAnsi"/>
          <w:sz w:val="22"/>
          <w:szCs w:val="22"/>
        </w:rPr>
        <w:t xml:space="preserve"> 9:149–158.</w:t>
      </w:r>
    </w:p>
    <w:p w14:paraId="43679F02" w14:textId="26508268" w:rsidR="000324D2" w:rsidRPr="00F34BE1" w:rsidRDefault="000324D2" w:rsidP="000324D2">
      <w:pPr>
        <w:pStyle w:val="CommentText"/>
        <w:rPr>
          <w:rFonts w:cstheme="minorHAnsi"/>
          <w:sz w:val="22"/>
          <w:szCs w:val="22"/>
        </w:rPr>
      </w:pPr>
      <w:r w:rsidRPr="00F34BE1">
        <w:rPr>
          <w:rFonts w:cstheme="minorHAnsi"/>
          <w:sz w:val="22"/>
          <w:szCs w:val="22"/>
        </w:rPr>
        <w:t>Bersoza Hernández, A., RD Brumbaugh, P Frederick, R Grizzle, MW Luckenbach, CH Peterson, and C Angelini. 2018. Restoring the eastern oyster: how much progress has been made in 53 years? Frontiers in Ecology and the Environment 16:463–471.</w:t>
      </w:r>
    </w:p>
    <w:p w14:paraId="0221293B" w14:textId="458FE34A" w:rsidR="00706041" w:rsidRDefault="000324D2"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 xml:space="preserve">Brooks ME, </w:t>
      </w:r>
      <w:r w:rsidR="00706041" w:rsidRPr="00F34BE1">
        <w:rPr>
          <w:rFonts w:cstheme="minorHAnsi"/>
          <w:color w:val="000000"/>
          <w:sz w:val="22"/>
          <w:szCs w:val="22"/>
          <w:shd w:val="clear" w:color="auto" w:fill="FFFFFF"/>
        </w:rPr>
        <w:t xml:space="preserve">K </w:t>
      </w:r>
      <w:r w:rsidRPr="00F34BE1">
        <w:rPr>
          <w:rFonts w:cstheme="minorHAnsi"/>
          <w:color w:val="000000"/>
          <w:sz w:val="22"/>
          <w:szCs w:val="22"/>
          <w:shd w:val="clear" w:color="auto" w:fill="FFFFFF"/>
        </w:rPr>
        <w:t>Kristensen</w:t>
      </w:r>
      <w:r w:rsidR="00706041" w:rsidRPr="00F34BE1">
        <w:rPr>
          <w:rFonts w:cstheme="minorHAnsi"/>
          <w:color w:val="000000"/>
          <w:sz w:val="22"/>
          <w:szCs w:val="22"/>
          <w:shd w:val="clear" w:color="auto" w:fill="FFFFFF"/>
        </w:rPr>
        <w:t>, KJ</w:t>
      </w:r>
      <w:r w:rsidRPr="00F34BE1">
        <w:rPr>
          <w:rFonts w:cstheme="minorHAnsi"/>
          <w:color w:val="000000"/>
          <w:sz w:val="22"/>
          <w:szCs w:val="22"/>
          <w:shd w:val="clear" w:color="auto" w:fill="FFFFFF"/>
        </w:rPr>
        <w:t xml:space="preserve"> van Benthem,</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Magnusson,</w:t>
      </w:r>
      <w:r w:rsidR="00706041" w:rsidRPr="00F34BE1">
        <w:rPr>
          <w:rFonts w:cstheme="minorHAnsi"/>
          <w:color w:val="000000"/>
          <w:sz w:val="22"/>
          <w:szCs w:val="22"/>
          <w:shd w:val="clear" w:color="auto" w:fill="FFFFFF"/>
        </w:rPr>
        <w:t xml:space="preserve"> CW</w:t>
      </w:r>
      <w:r w:rsidRPr="00F34BE1">
        <w:rPr>
          <w:rFonts w:cstheme="minorHAnsi"/>
          <w:color w:val="000000"/>
          <w:sz w:val="22"/>
          <w:szCs w:val="22"/>
          <w:shd w:val="clear" w:color="auto" w:fill="FFFFFF"/>
        </w:rPr>
        <w:t xml:space="preserve"> Berg,</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Nielsen,</w:t>
      </w:r>
      <w:r w:rsidR="00706041" w:rsidRPr="00F34BE1">
        <w:rPr>
          <w:rFonts w:cstheme="minorHAnsi"/>
          <w:color w:val="000000"/>
          <w:sz w:val="22"/>
          <w:szCs w:val="22"/>
          <w:shd w:val="clear" w:color="auto" w:fill="FFFFFF"/>
        </w:rPr>
        <w:t xml:space="preserve"> HJ</w:t>
      </w:r>
      <w:r w:rsidRPr="00F34BE1">
        <w:rPr>
          <w:rFonts w:cstheme="minorHAnsi"/>
          <w:color w:val="000000"/>
          <w:sz w:val="22"/>
          <w:szCs w:val="22"/>
          <w:shd w:val="clear" w:color="auto" w:fill="FFFFFF"/>
        </w:rPr>
        <w:t xml:space="preserve"> Skaug,</w:t>
      </w:r>
      <w:r w:rsidR="00706041" w:rsidRPr="00F34BE1">
        <w:rPr>
          <w:rFonts w:cstheme="minorHAnsi"/>
          <w:color w:val="000000"/>
          <w:sz w:val="22"/>
          <w:szCs w:val="22"/>
          <w:shd w:val="clear" w:color="auto" w:fill="FFFFFF"/>
        </w:rPr>
        <w:t xml:space="preserve"> M</w:t>
      </w:r>
      <w:r w:rsidRPr="00F34BE1">
        <w:rPr>
          <w:rFonts w:cstheme="minorHAnsi"/>
          <w:color w:val="000000"/>
          <w:sz w:val="22"/>
          <w:szCs w:val="22"/>
          <w:shd w:val="clear" w:color="auto" w:fill="FFFFFF"/>
        </w:rPr>
        <w:t xml:space="preserve"> Maechler, </w:t>
      </w:r>
      <w:r w:rsidR="00706041" w:rsidRPr="00F34BE1">
        <w:rPr>
          <w:rFonts w:cstheme="minorHAnsi"/>
          <w:color w:val="000000"/>
          <w:sz w:val="22"/>
          <w:szCs w:val="22"/>
          <w:shd w:val="clear" w:color="auto" w:fill="FFFFFF"/>
        </w:rPr>
        <w:t xml:space="preserve">BM </w:t>
      </w:r>
      <w:r w:rsidRPr="00F34BE1">
        <w:rPr>
          <w:rFonts w:cstheme="minorHAnsi"/>
          <w:color w:val="000000"/>
          <w:sz w:val="22"/>
          <w:szCs w:val="22"/>
          <w:shd w:val="clear" w:color="auto" w:fill="FFFFFF"/>
        </w:rPr>
        <w:t>Bolker</w:t>
      </w:r>
      <w:r w:rsidR="00706041"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xml:space="preserve"> 2017. </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glmmTMB Balances Speed and Flexibility Among Packages for Zero-inflated Generalized Linear Mixed Modeling.</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w:t>
      </w:r>
      <w:r w:rsidRPr="00F34BE1">
        <w:rPr>
          <w:rStyle w:val="Emphasis"/>
          <w:rFonts w:cstheme="minorHAnsi"/>
          <w:i w:val="0"/>
          <w:iCs w:val="0"/>
          <w:color w:val="000000"/>
          <w:sz w:val="22"/>
          <w:szCs w:val="22"/>
          <w:shd w:val="clear" w:color="auto" w:fill="FFFFFF"/>
        </w:rPr>
        <w:t>The R Journal</w:t>
      </w:r>
      <w:r w:rsidRPr="00F34BE1">
        <w:rPr>
          <w:rFonts w:cstheme="minorHAnsi"/>
          <w:i/>
          <w:iCs/>
          <w:color w:val="000000"/>
          <w:sz w:val="22"/>
          <w:szCs w:val="22"/>
          <w:shd w:val="clear" w:color="auto" w:fill="FFFFFF"/>
        </w:rPr>
        <w:t>,</w:t>
      </w:r>
      <w:r w:rsidRPr="00F34BE1">
        <w:rPr>
          <w:rFonts w:cstheme="minorHAnsi"/>
          <w:color w:val="000000"/>
          <w:sz w:val="22"/>
          <w:szCs w:val="22"/>
          <w:shd w:val="clear" w:color="auto" w:fill="FFFFFF"/>
        </w:rPr>
        <w:t> 9(2), 378–400. </w:t>
      </w:r>
      <w:r w:rsidRPr="00DE1ED8">
        <w:rPr>
          <w:rFonts w:cstheme="minorHAnsi"/>
          <w:sz w:val="22"/>
          <w:szCs w:val="22"/>
          <w:shd w:val="clear" w:color="auto" w:fill="FFFFFF"/>
        </w:rPr>
        <w:t>https://journal.r-project.org/archive/2017/RJ-2017-066/index.html</w:t>
      </w:r>
      <w:r w:rsidRPr="00F34BE1">
        <w:rPr>
          <w:rFonts w:cstheme="minorHAnsi"/>
          <w:color w:val="000000"/>
          <w:sz w:val="22"/>
          <w:szCs w:val="22"/>
          <w:shd w:val="clear" w:color="auto" w:fill="FFFFFF"/>
        </w:rPr>
        <w:t>.</w:t>
      </w:r>
    </w:p>
    <w:p w14:paraId="65AEF0EE" w14:textId="6B486781" w:rsidR="00F34BE1" w:rsidRPr="00F34BE1" w:rsidRDefault="00F34BE1" w:rsidP="00F34BE1">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Buzan, D., W. Lee, J. Culbertson, N. Kuhn &amp; L. Robinson. 2009.</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Positive relationship between freshwater inflow and oyster abundance</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in Galveston Bay, Texas. Estuaries Coasts 32:206–212.</w:t>
      </w:r>
    </w:p>
    <w:p w14:paraId="00DD905A" w14:textId="598D6A43" w:rsidR="00706041" w:rsidRPr="00F34BE1" w:rsidRDefault="000324D2" w:rsidP="000324D2">
      <w:pPr>
        <w:pStyle w:val="CommentText"/>
        <w:rPr>
          <w:rFonts w:cstheme="minorHAnsi"/>
          <w:color w:val="000000"/>
          <w:sz w:val="22"/>
          <w:szCs w:val="22"/>
          <w:shd w:val="clear" w:color="auto" w:fill="FFFFFF"/>
        </w:rPr>
      </w:pPr>
      <w:r w:rsidRPr="00F34BE1">
        <w:rPr>
          <w:rFonts w:cstheme="minorHAnsi"/>
          <w:sz w:val="22"/>
          <w:szCs w:val="22"/>
        </w:rPr>
        <w:t>Camp, E. V., WE Pine,</w:t>
      </w:r>
      <w:r w:rsidR="00706041" w:rsidRPr="00F34BE1">
        <w:rPr>
          <w:rFonts w:cstheme="minorHAnsi"/>
          <w:sz w:val="22"/>
          <w:szCs w:val="22"/>
        </w:rPr>
        <w:t xml:space="preserve"> III,</w:t>
      </w:r>
      <w:r w:rsidRPr="00F34BE1">
        <w:rPr>
          <w:rFonts w:cstheme="minorHAnsi"/>
          <w:sz w:val="22"/>
          <w:szCs w:val="22"/>
        </w:rPr>
        <w:t xml:space="preserve"> K Havens, A</w:t>
      </w:r>
      <w:r w:rsidR="00706041" w:rsidRPr="00F34BE1">
        <w:rPr>
          <w:rFonts w:cstheme="minorHAnsi"/>
          <w:sz w:val="22"/>
          <w:szCs w:val="22"/>
        </w:rPr>
        <w:t>S</w:t>
      </w:r>
      <w:r w:rsidRPr="00F34BE1">
        <w:rPr>
          <w:rFonts w:cstheme="minorHAnsi"/>
          <w:sz w:val="22"/>
          <w:szCs w:val="22"/>
        </w:rPr>
        <w:t xml:space="preserve"> Kane, CJ Walters, T Irani, AB Lindsey, and JG Morris. 2015. Collapse of a historic oyster fishery: diagnosing causes and identifying paths toward increased resilience. Ecology and Society 20(3).</w:t>
      </w:r>
    </w:p>
    <w:p w14:paraId="368DBDFC" w14:textId="3ABC10A3" w:rsidR="000324D2" w:rsidRPr="00F34BE1" w:rsidRDefault="000324D2" w:rsidP="000324D2">
      <w:pPr>
        <w:pStyle w:val="CommentText"/>
        <w:rPr>
          <w:rFonts w:cstheme="minorHAnsi"/>
          <w:sz w:val="22"/>
          <w:szCs w:val="22"/>
        </w:rPr>
      </w:pPr>
      <w:r w:rsidRPr="00F34BE1">
        <w:rPr>
          <w:rFonts w:cstheme="minorHAnsi"/>
          <w:sz w:val="22"/>
          <w:szCs w:val="22"/>
        </w:rPr>
        <w:t xml:space="preserve">Comp &amp; </w:t>
      </w:r>
      <w:commentRangeStart w:id="169"/>
      <w:r w:rsidRPr="00F34BE1">
        <w:rPr>
          <w:rFonts w:cstheme="minorHAnsi"/>
          <w:sz w:val="22"/>
          <w:szCs w:val="22"/>
        </w:rPr>
        <w:t>Seaman</w:t>
      </w:r>
      <w:commentRangeEnd w:id="169"/>
      <w:r w:rsidR="00016D1A" w:rsidRPr="00F34BE1">
        <w:rPr>
          <w:rStyle w:val="CommentReference"/>
          <w:sz w:val="22"/>
          <w:szCs w:val="22"/>
        </w:rPr>
        <w:commentReference w:id="169"/>
      </w:r>
      <w:r w:rsidRPr="00F34BE1">
        <w:rPr>
          <w:rFonts w:cstheme="minorHAnsi"/>
          <w:sz w:val="22"/>
          <w:szCs w:val="22"/>
        </w:rPr>
        <w:t>, 1988. Estuarine habitat and fishery resources in FL. PP 337 - 435 in Florida Aquatic Habitat and Fishery Resources, W. Seaman Jr. Ed. FL AFS, Eustis.</w:t>
      </w:r>
    </w:p>
    <w:p w14:paraId="5BD71C86" w14:textId="3847653B" w:rsidR="00F34BE1" w:rsidRPr="00F34BE1" w:rsidRDefault="00F34BE1"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 xml:space="preserve">Crowe, JB, W Huang, FG Lewis. 2008. Assessment of freshwater inflows to North Bay from the Deer Point Watershed of the St. Andrew Bay system. Northwest Florida Water Management District Water </w:t>
      </w:r>
      <w:r w:rsidRPr="00F34BE1">
        <w:rPr>
          <w:rFonts w:cstheme="minorHAnsi"/>
          <w:color w:val="000000"/>
          <w:sz w:val="22"/>
          <w:szCs w:val="22"/>
          <w:shd w:val="clear" w:color="auto" w:fill="FFFFFF"/>
        </w:rPr>
        <w:lastRenderedPageBreak/>
        <w:t>Resources Assessment 08-01. Available June 2022 https://nwfwater.com/Water-Resources/Surface-Water-Improvement-and-Management/St.-Andrew-Bay</w:t>
      </w:r>
    </w:p>
    <w:p w14:paraId="6509F729" w14:textId="2ACC2A16" w:rsidR="00706041" w:rsidRPr="00F34BE1" w:rsidRDefault="000324D2" w:rsidP="00706041">
      <w:pPr>
        <w:spacing w:after="0" w:line="240" w:lineRule="auto"/>
        <w:rPr>
          <w:rFonts w:cstheme="minorHAnsi"/>
        </w:rPr>
      </w:pPr>
      <w:r w:rsidRPr="00F34BE1">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sidRPr="00F34BE1">
        <w:rPr>
          <w:rFonts w:cstheme="minorHAnsi"/>
        </w:rPr>
        <w:t>Available June 2022</w:t>
      </w:r>
      <w:r w:rsidRPr="00F34BE1">
        <w:rPr>
          <w:rFonts w:cstheme="minorHAnsi"/>
        </w:rPr>
        <w:t xml:space="preserve"> </w:t>
      </w:r>
      <w:r w:rsidRPr="00DE1ED8">
        <w:rPr>
          <w:rFonts w:cstheme="minorHAnsi"/>
        </w:rPr>
        <w:t>http://www.gulfspillrestoration.noaa.gov/restoration-planning/gulf-plan</w:t>
      </w:r>
      <w:r w:rsidR="00C709B6" w:rsidRPr="00F34BE1">
        <w:rPr>
          <w:rFonts w:cstheme="minorHAnsi"/>
        </w:rPr>
        <w:t>.</w:t>
      </w:r>
    </w:p>
    <w:p w14:paraId="36DD3FEA" w14:textId="03253A17" w:rsidR="00F34BE1" w:rsidRPr="00F34BE1" w:rsidRDefault="00F34BE1" w:rsidP="00706041">
      <w:pPr>
        <w:spacing w:after="0" w:line="240" w:lineRule="auto"/>
        <w:rPr>
          <w:rFonts w:cstheme="minorHAnsi"/>
        </w:rPr>
      </w:pPr>
    </w:p>
    <w:p w14:paraId="242039DD" w14:textId="3AF0014D" w:rsidR="00F34BE1" w:rsidRPr="00F34BE1" w:rsidRDefault="00F34BE1" w:rsidP="00706041">
      <w:pPr>
        <w:spacing w:after="0" w:line="240" w:lineRule="auto"/>
        <w:rPr>
          <w:rFonts w:cstheme="minorHAnsi"/>
        </w:rPr>
      </w:pPr>
      <w:r w:rsidRPr="00F34BE1">
        <w:rPr>
          <w:rFonts w:cstheme="minorHAnsi"/>
        </w:rPr>
        <w:t>Du J, K Park, C Jensen, TM Dellapenna, WG Zhang, Y Shi. 2021. Massive oyster kill in Galveston Bay caused by prolonged low-salinity exposure after Hurricane Harvey. Science of The Total Environment. 774:145132.</w:t>
      </w:r>
    </w:p>
    <w:p w14:paraId="24D8D77F" w14:textId="77777777" w:rsidR="00F34BE1" w:rsidRPr="00F34BE1" w:rsidRDefault="00F34BE1" w:rsidP="00706041">
      <w:pPr>
        <w:spacing w:after="0" w:line="240" w:lineRule="auto"/>
        <w:rPr>
          <w:rFonts w:cstheme="minorHAnsi"/>
        </w:rPr>
      </w:pPr>
    </w:p>
    <w:p w14:paraId="46323954" w14:textId="0B610597" w:rsidR="00F34BE1" w:rsidRPr="00F34BE1" w:rsidRDefault="00F34BE1" w:rsidP="00706041">
      <w:pPr>
        <w:spacing w:after="0" w:line="240" w:lineRule="auto"/>
        <w:rPr>
          <w:rFonts w:cstheme="minorHAnsi"/>
        </w:rPr>
      </w:pPr>
      <w:r w:rsidRPr="00F34BE1">
        <w:rPr>
          <w:rFonts w:cstheme="minorHAnsi"/>
        </w:rPr>
        <w:t>Fisch NC and WE Pine. 2016. A complex relationship between freshwater discharge and oyster fishery catch per unit effort in Apalachicola Bay, Florida: an evaluation from 1960 to 2013. Journal of Shellfish Research 35:809-825.</w:t>
      </w:r>
    </w:p>
    <w:p w14:paraId="1972624A" w14:textId="77777777" w:rsidR="00F34BE1" w:rsidRPr="00F34BE1" w:rsidRDefault="00F34BE1" w:rsidP="00706041">
      <w:pPr>
        <w:spacing w:after="0" w:line="240" w:lineRule="auto"/>
        <w:rPr>
          <w:rFonts w:cstheme="minorHAnsi"/>
        </w:rPr>
      </w:pPr>
    </w:p>
    <w:p w14:paraId="1E9713B9" w14:textId="1057E1B8" w:rsidR="00706041" w:rsidRPr="00F34BE1" w:rsidRDefault="000324D2" w:rsidP="00706041">
      <w:pPr>
        <w:spacing w:after="0" w:line="240" w:lineRule="auto"/>
        <w:rPr>
          <w:rFonts w:cstheme="minorHAnsi"/>
        </w:rPr>
      </w:pPr>
      <w:r w:rsidRPr="00F34BE1">
        <w:rPr>
          <w:rFonts w:cstheme="minorHAnsi"/>
        </w:rPr>
        <w:t xml:space="preserve">Frederick, P, N Vitale, B Pine, J Seavey, and </w:t>
      </w:r>
      <w:r w:rsidR="00016D1A" w:rsidRPr="00F34BE1">
        <w:rPr>
          <w:rFonts w:cstheme="minorHAnsi"/>
        </w:rPr>
        <w:t>L. Sturmer</w:t>
      </w:r>
      <w:r w:rsidRPr="00F34BE1">
        <w:rPr>
          <w:rFonts w:cstheme="minorHAnsi"/>
        </w:rPr>
        <w:t>. 2016. Reversing a Rapid Decline in Oyster Reefs: Effects of Durable Substrate on Oyster Populations, Elevations, and Aquatic Bird Community Composition. Journal of Shellfish Research 35(2):359–367.</w:t>
      </w:r>
    </w:p>
    <w:p w14:paraId="72A11C09" w14:textId="155E4DBD" w:rsidR="00F34BE1" w:rsidRPr="00F34BE1" w:rsidRDefault="00F34BE1" w:rsidP="00706041">
      <w:pPr>
        <w:spacing w:after="0" w:line="240" w:lineRule="auto"/>
        <w:rPr>
          <w:rFonts w:cstheme="minorHAnsi"/>
        </w:rPr>
      </w:pPr>
      <w:r w:rsidRPr="00F34BE1">
        <w:rPr>
          <w:rFonts w:cstheme="minorHAnsi"/>
        </w:rPr>
        <w:t>Gledhill JH, AF Barnett, M Slattery, KL Willett, GL Easson, SS Otts, DJ Gochfeld. 2020. Mass mortality of the Eastern Oyster Crassostrea virginica in the western Mississippi Sound following unprecedented Mississippi River flooding in 2019. Journal of Shellfish Research. 39:235-244.</w:t>
      </w:r>
    </w:p>
    <w:p w14:paraId="12EB5B94" w14:textId="77777777" w:rsidR="00016D1A" w:rsidRPr="00F34BE1" w:rsidRDefault="00016D1A" w:rsidP="00706041">
      <w:pPr>
        <w:spacing w:after="0" w:line="240" w:lineRule="auto"/>
        <w:rPr>
          <w:rFonts w:cstheme="minorHAnsi"/>
        </w:rPr>
      </w:pPr>
    </w:p>
    <w:p w14:paraId="55F2D22D" w14:textId="2F9F22C3" w:rsidR="00706041" w:rsidRPr="00F34BE1" w:rsidRDefault="000324D2" w:rsidP="000324D2">
      <w:pPr>
        <w:pStyle w:val="CommentText"/>
        <w:rPr>
          <w:rFonts w:cstheme="minorHAnsi"/>
          <w:sz w:val="22"/>
          <w:szCs w:val="22"/>
        </w:rPr>
      </w:pPr>
      <w:r w:rsidRPr="00F34BE1">
        <w:rPr>
          <w:rFonts w:cstheme="minorHAnsi"/>
          <w:sz w:val="22"/>
          <w:szCs w:val="22"/>
        </w:rPr>
        <w:t>Goelz, T, B Vogt, and T Hartley. 2020. Alternative Substrates Used for Oyster Reef Restoration: A Review. Journal of Shellfish Research 39(1):1–12.</w:t>
      </w:r>
    </w:p>
    <w:p w14:paraId="0B8EA638" w14:textId="2D29F4A1" w:rsidR="000324D2" w:rsidRDefault="000324D2" w:rsidP="000324D2">
      <w:pPr>
        <w:pStyle w:val="CommentText"/>
        <w:rPr>
          <w:rFonts w:cstheme="minorHAnsi"/>
          <w:sz w:val="22"/>
          <w:szCs w:val="22"/>
        </w:rPr>
      </w:pPr>
      <w:r w:rsidRPr="00F34BE1">
        <w:rPr>
          <w:rFonts w:cstheme="minorHAnsi"/>
          <w:sz w:val="22"/>
          <w:szCs w:val="22"/>
        </w:rPr>
        <w:t>Graham, PM, TA Palmer, and J Beseres Pollack. 2017. Oyster reef restoration: substrate suitability may depend on specific restoration goals. Restoration Ecology 25(3):459–470.</w:t>
      </w:r>
    </w:p>
    <w:p w14:paraId="374A4AC8" w14:textId="7839AE8F" w:rsidR="00E039CA" w:rsidRPr="00F34BE1" w:rsidRDefault="00F34BE1" w:rsidP="00F34BE1">
      <w:pPr>
        <w:pStyle w:val="CommentText"/>
        <w:rPr>
          <w:rFonts w:cstheme="minorHAnsi"/>
          <w:sz w:val="22"/>
          <w:szCs w:val="22"/>
        </w:rPr>
      </w:pPr>
      <w:r w:rsidRPr="00F34BE1">
        <w:rPr>
          <w:rFonts w:cstheme="minorHAnsi"/>
          <w:sz w:val="22"/>
          <w:szCs w:val="22"/>
        </w:rPr>
        <w:t>Gunderson, Lance.</w:t>
      </w:r>
      <w:r>
        <w:rPr>
          <w:rFonts w:cstheme="minorHAnsi"/>
          <w:sz w:val="22"/>
          <w:szCs w:val="22"/>
        </w:rPr>
        <w:t xml:space="preserve"> 1999. </w:t>
      </w:r>
      <w:r w:rsidRPr="00F34BE1">
        <w:rPr>
          <w:rFonts w:cstheme="minorHAnsi"/>
          <w:sz w:val="22"/>
          <w:szCs w:val="22"/>
        </w:rPr>
        <w:t xml:space="preserve">Resilience, flexibility and adaptive management––Antidotes for spurious </w:t>
      </w:r>
      <w:proofErr w:type="gramStart"/>
      <w:r w:rsidRPr="00F34BE1">
        <w:rPr>
          <w:rFonts w:cstheme="minorHAnsi"/>
          <w:sz w:val="22"/>
          <w:szCs w:val="22"/>
        </w:rPr>
        <w:t>certitude?.</w:t>
      </w:r>
      <w:proofErr w:type="gramEnd"/>
      <w:r w:rsidRPr="00F34BE1">
        <w:rPr>
          <w:rFonts w:cstheme="minorHAnsi"/>
          <w:sz w:val="22"/>
          <w:szCs w:val="22"/>
        </w:rPr>
        <w:t xml:space="preserve"> Conservation </w:t>
      </w:r>
      <w:r>
        <w:rPr>
          <w:rFonts w:cstheme="minorHAnsi"/>
          <w:sz w:val="22"/>
          <w:szCs w:val="22"/>
        </w:rPr>
        <w:t>E</w:t>
      </w:r>
      <w:r w:rsidRPr="00F34BE1">
        <w:rPr>
          <w:rFonts w:cstheme="minorHAnsi"/>
          <w:sz w:val="22"/>
          <w:szCs w:val="22"/>
        </w:rPr>
        <w:t>cology 3.1</w:t>
      </w:r>
    </w:p>
    <w:p w14:paraId="532F5F8B" w14:textId="6EDB4E71" w:rsidR="000324D2" w:rsidRPr="00F34BE1" w:rsidRDefault="000324D2" w:rsidP="000324D2">
      <w:pPr>
        <w:pStyle w:val="CommentText"/>
        <w:rPr>
          <w:rFonts w:cstheme="minorHAnsi"/>
          <w:sz w:val="22"/>
          <w:szCs w:val="22"/>
        </w:rPr>
      </w:pPr>
      <w:r w:rsidRPr="00F34BE1">
        <w:rPr>
          <w:rFonts w:cstheme="minorHAnsi"/>
          <w:sz w:val="22"/>
          <w:szCs w:val="22"/>
        </w:rPr>
        <w:t>Kaplan, DA</w:t>
      </w:r>
      <w:r w:rsidR="00016D1A" w:rsidRPr="00F34BE1">
        <w:rPr>
          <w:rFonts w:cstheme="minorHAnsi"/>
          <w:sz w:val="22"/>
          <w:szCs w:val="22"/>
        </w:rPr>
        <w:t>,</w:t>
      </w:r>
      <w:r w:rsidRPr="00F34BE1">
        <w:rPr>
          <w:rFonts w:cstheme="minorHAnsi"/>
          <w:sz w:val="22"/>
          <w:szCs w:val="22"/>
        </w:rPr>
        <w:t xml:space="preserve"> M Olabarrieta, P Frederick, and A Valle-Levinson. 2016. Freshwater Detention by Oyster Reefs: Quantifying a Keystone Ecosystem Service. PLoS ONE 11(12).</w:t>
      </w:r>
    </w:p>
    <w:p w14:paraId="3CB04D1E" w14:textId="0CC305DB" w:rsidR="000324D2" w:rsidRPr="00F34BE1" w:rsidRDefault="000324D2" w:rsidP="000324D2">
      <w:pPr>
        <w:spacing w:after="0" w:line="240" w:lineRule="auto"/>
        <w:rPr>
          <w:rFonts w:cstheme="minorHAnsi"/>
        </w:rPr>
      </w:pPr>
      <w:r w:rsidRPr="00F34BE1">
        <w:rPr>
          <w:rFonts w:cstheme="minorHAnsi"/>
        </w:rPr>
        <w:t xml:space="preserve">Kimbro DL, </w:t>
      </w:r>
      <w:r w:rsidR="004C6117" w:rsidRPr="00F34BE1">
        <w:rPr>
          <w:rFonts w:cstheme="minorHAnsi"/>
        </w:rPr>
        <w:t xml:space="preserve">JW </w:t>
      </w:r>
      <w:r w:rsidRPr="00F34BE1">
        <w:rPr>
          <w:rFonts w:cstheme="minorHAnsi"/>
        </w:rPr>
        <w:t>White,</w:t>
      </w:r>
      <w:r w:rsidR="004C6117" w:rsidRPr="00F34BE1">
        <w:rPr>
          <w:rFonts w:cstheme="minorHAnsi"/>
        </w:rPr>
        <w:t xml:space="preserve"> H</w:t>
      </w:r>
      <w:r w:rsidRPr="00F34BE1">
        <w:rPr>
          <w:rFonts w:cstheme="minorHAnsi"/>
        </w:rPr>
        <w:t xml:space="preserve"> Tillotson,</w:t>
      </w:r>
      <w:r w:rsidR="004C6117" w:rsidRPr="00F34BE1">
        <w:rPr>
          <w:rFonts w:cstheme="minorHAnsi"/>
        </w:rPr>
        <w:t xml:space="preserve"> N</w:t>
      </w:r>
      <w:r w:rsidRPr="00F34BE1">
        <w:rPr>
          <w:rFonts w:cstheme="minorHAnsi"/>
        </w:rPr>
        <w:t xml:space="preserve"> Cox,</w:t>
      </w:r>
      <w:r w:rsidR="004C6117" w:rsidRPr="00F34BE1">
        <w:rPr>
          <w:rFonts w:cstheme="minorHAnsi"/>
        </w:rPr>
        <w:t xml:space="preserve"> M</w:t>
      </w:r>
      <w:r w:rsidRPr="00F34BE1">
        <w:rPr>
          <w:rFonts w:cstheme="minorHAnsi"/>
        </w:rPr>
        <w:t xml:space="preserve"> Christopher,</w:t>
      </w:r>
      <w:r w:rsidR="004C6117" w:rsidRPr="00F34BE1">
        <w:rPr>
          <w:rFonts w:cstheme="minorHAnsi"/>
        </w:rPr>
        <w:t xml:space="preserve"> O</w:t>
      </w:r>
      <w:r w:rsidRPr="00F34BE1">
        <w:rPr>
          <w:rFonts w:cstheme="minorHAnsi"/>
        </w:rPr>
        <w:t xml:space="preserve"> Stokes-Cawley,</w:t>
      </w:r>
      <w:r w:rsidR="004C6117" w:rsidRPr="00F34BE1">
        <w:rPr>
          <w:rFonts w:cstheme="minorHAnsi"/>
        </w:rPr>
        <w:t xml:space="preserve"> S</w:t>
      </w:r>
      <w:r w:rsidRPr="00F34BE1">
        <w:rPr>
          <w:rFonts w:cstheme="minorHAnsi"/>
        </w:rPr>
        <w:t xml:space="preserve"> Yuan,</w:t>
      </w:r>
      <w:r w:rsidR="004C6117" w:rsidRPr="00F34BE1">
        <w:rPr>
          <w:rFonts w:cstheme="minorHAnsi"/>
        </w:rPr>
        <w:t xml:space="preserve"> TJ</w:t>
      </w:r>
      <w:r w:rsidRPr="00F34BE1">
        <w:rPr>
          <w:rFonts w:cstheme="minorHAnsi"/>
        </w:rPr>
        <w:t xml:space="preserve"> Pusack,</w:t>
      </w:r>
      <w:r w:rsidR="004C6117" w:rsidRPr="00F34BE1">
        <w:rPr>
          <w:rFonts w:cstheme="minorHAnsi"/>
        </w:rPr>
        <w:t xml:space="preserve"> CD</w:t>
      </w:r>
      <w:r w:rsidRPr="00F34BE1">
        <w:rPr>
          <w:rFonts w:cstheme="minorHAnsi"/>
        </w:rPr>
        <w:t xml:space="preserve"> Stallings</w:t>
      </w:r>
      <w:r w:rsidR="00706041" w:rsidRPr="00F34BE1">
        <w:rPr>
          <w:rFonts w:cstheme="minorHAnsi"/>
        </w:rPr>
        <w:t xml:space="preserve">. </w:t>
      </w:r>
      <w:r w:rsidRPr="00F34BE1">
        <w:rPr>
          <w:rFonts w:cstheme="minorHAnsi"/>
        </w:rPr>
        <w:t>2017</w:t>
      </w:r>
      <w:r w:rsidR="00706041" w:rsidRPr="00F34BE1">
        <w:rPr>
          <w:rFonts w:cstheme="minorHAnsi"/>
        </w:rPr>
        <w:t>.</w:t>
      </w:r>
      <w:r w:rsidRPr="00F34BE1">
        <w:rPr>
          <w:rFonts w:cstheme="minorHAnsi"/>
        </w:rPr>
        <w:t xml:space="preserve"> Local and regional stressors interact to drive a salinization-induced outbreak of predators on oyster reefs. Ecosphere </w:t>
      </w:r>
      <w:proofErr w:type="gramStart"/>
      <w:r w:rsidRPr="00F34BE1">
        <w:rPr>
          <w:rFonts w:cstheme="minorHAnsi"/>
        </w:rPr>
        <w:t>8:e</w:t>
      </w:r>
      <w:proofErr w:type="gramEnd"/>
      <w:r w:rsidRPr="00F34BE1">
        <w:rPr>
          <w:rFonts w:cstheme="minorHAnsi"/>
        </w:rPr>
        <w:t xml:space="preserve">01992. </w:t>
      </w:r>
      <w:hyperlink r:id="rId11" w:history="1">
        <w:r w:rsidRPr="00F34BE1">
          <w:rPr>
            <w:rStyle w:val="Hyperlink"/>
            <w:rFonts w:cstheme="minorHAnsi"/>
          </w:rPr>
          <w:t>https://doi.org/10.1002/ecs2.1992</w:t>
        </w:r>
      </w:hyperlink>
    </w:p>
    <w:p w14:paraId="6BF02568" w14:textId="77777777" w:rsidR="000324D2" w:rsidRPr="00F34BE1" w:rsidRDefault="000324D2" w:rsidP="000324D2">
      <w:pPr>
        <w:spacing w:after="0" w:line="240" w:lineRule="auto"/>
        <w:rPr>
          <w:rFonts w:cstheme="minorHAnsi"/>
        </w:rPr>
      </w:pPr>
    </w:p>
    <w:p w14:paraId="61D7313C" w14:textId="77777777" w:rsidR="00DE1ED8" w:rsidRPr="00DE1ED8" w:rsidRDefault="000324D2" w:rsidP="00DE1ED8">
      <w:pPr>
        <w:pStyle w:val="CommentText"/>
        <w:rPr>
          <w:rFonts w:cstheme="minorHAnsi"/>
          <w:sz w:val="22"/>
          <w:szCs w:val="22"/>
        </w:rPr>
      </w:pPr>
      <w:r w:rsidRPr="00DE1ED8">
        <w:rPr>
          <w:rFonts w:cstheme="minorHAnsi"/>
          <w:sz w:val="22"/>
          <w:szCs w:val="22"/>
        </w:rPr>
        <w:t>Lenihan HS and CH Peterson. 1998. How Habitat Degradation Through Fishery Disturbance Enhances Impacts of Hypoxia on Oyster Reefs. Ecological Applications 8:128–140.</w:t>
      </w:r>
    </w:p>
    <w:p w14:paraId="005C07EE" w14:textId="14CEEFEE" w:rsidR="000324D2" w:rsidRPr="00DE1ED8" w:rsidRDefault="000324D2" w:rsidP="00DE1ED8">
      <w:pPr>
        <w:pStyle w:val="CommentText"/>
        <w:rPr>
          <w:rFonts w:cstheme="minorHAnsi"/>
          <w:sz w:val="22"/>
          <w:szCs w:val="22"/>
        </w:rPr>
      </w:pPr>
      <w:r w:rsidRPr="00DE1ED8">
        <w:rPr>
          <w:rFonts w:cstheme="minorHAnsi"/>
          <w:sz w:val="22"/>
          <w:szCs w:val="22"/>
        </w:rPr>
        <w:t xml:space="preserve">Lenihan, HS </w:t>
      </w:r>
      <w:commentRangeStart w:id="170"/>
      <w:r w:rsidRPr="00DE1ED8">
        <w:rPr>
          <w:rFonts w:cstheme="minorHAnsi"/>
          <w:sz w:val="22"/>
          <w:szCs w:val="22"/>
        </w:rPr>
        <w:t>and</w:t>
      </w:r>
      <w:commentRangeEnd w:id="170"/>
      <w:r w:rsidR="00016D1A" w:rsidRPr="00DE1ED8">
        <w:rPr>
          <w:rStyle w:val="CommentReference"/>
          <w:rFonts w:cstheme="minorHAnsi"/>
          <w:sz w:val="22"/>
          <w:szCs w:val="22"/>
        </w:rPr>
        <w:commentReference w:id="170"/>
      </w:r>
      <w:r w:rsidRPr="00DE1ED8">
        <w:rPr>
          <w:rFonts w:cstheme="minorHAnsi"/>
          <w:sz w:val="22"/>
          <w:szCs w:val="22"/>
        </w:rPr>
        <w:t xml:space="preserve"> F Micheli. 2000. Biological effects of shellfish harvesting on oyster reefs: resolving a fishery conflict by ecological experimentation. 98:86–95</w:t>
      </w:r>
    </w:p>
    <w:p w14:paraId="04B18AD3" w14:textId="437720F0" w:rsidR="00706041" w:rsidRPr="00DE1ED8" w:rsidRDefault="00C709B6" w:rsidP="00706041">
      <w:pPr>
        <w:spacing w:after="0" w:line="240" w:lineRule="auto"/>
        <w:rPr>
          <w:rFonts w:cstheme="minorHAnsi"/>
        </w:rPr>
      </w:pPr>
      <w:r w:rsidRPr="00DE1ED8">
        <w:rPr>
          <w:rFonts w:cstheme="minorHAnsi"/>
        </w:rPr>
        <w:t xml:space="preserve">Light, HM, MR Darst </w:t>
      </w:r>
      <w:r w:rsidR="004C6117" w:rsidRPr="00DE1ED8">
        <w:rPr>
          <w:rFonts w:cstheme="minorHAnsi"/>
        </w:rPr>
        <w:t>and</w:t>
      </w:r>
      <w:r w:rsidRPr="00DE1ED8">
        <w:rPr>
          <w:rFonts w:cstheme="minorHAnsi"/>
        </w:rPr>
        <w:t xml:space="preserve"> JW Grubbs. 1998. Aquatic habitats in relation to river flow in the Apalachicola River floodplain, Florida. U</w:t>
      </w:r>
      <w:r w:rsidR="00DD1933" w:rsidRPr="00DE1ED8">
        <w:rPr>
          <w:rFonts w:cstheme="minorHAnsi"/>
        </w:rPr>
        <w:t>S</w:t>
      </w:r>
      <w:r w:rsidRPr="00DE1ED8">
        <w:rPr>
          <w:rFonts w:cstheme="minorHAnsi"/>
        </w:rPr>
        <w:t xml:space="preserve"> Geological Survey Professional Paper 1594. Washington, DC: U</w:t>
      </w:r>
      <w:r w:rsidR="00DD1933" w:rsidRPr="00DE1ED8">
        <w:rPr>
          <w:rFonts w:cstheme="minorHAnsi"/>
        </w:rPr>
        <w:t>S</w:t>
      </w:r>
      <w:r w:rsidRPr="00DE1ED8">
        <w:rPr>
          <w:rFonts w:cstheme="minorHAnsi"/>
        </w:rPr>
        <w:t xml:space="preserve"> G.P.O</w:t>
      </w:r>
    </w:p>
    <w:p w14:paraId="2DF59338" w14:textId="77777777" w:rsidR="00706041" w:rsidRPr="00DE1ED8" w:rsidRDefault="00706041" w:rsidP="00706041">
      <w:pPr>
        <w:spacing w:after="0" w:line="240" w:lineRule="auto"/>
        <w:rPr>
          <w:rFonts w:cstheme="minorHAnsi"/>
        </w:rPr>
      </w:pPr>
    </w:p>
    <w:p w14:paraId="78C08218" w14:textId="6A0D0C07" w:rsidR="00706041" w:rsidRPr="00DE1ED8" w:rsidRDefault="000324D2" w:rsidP="004C6117">
      <w:pPr>
        <w:spacing w:after="0" w:line="240" w:lineRule="auto"/>
        <w:rPr>
          <w:rFonts w:cstheme="minorHAnsi"/>
          <w:color w:val="000000"/>
          <w:shd w:val="clear" w:color="auto" w:fill="FFFFFF"/>
        </w:rPr>
      </w:pPr>
      <w:r w:rsidRPr="00DE1ED8">
        <w:rPr>
          <w:rFonts w:cstheme="minorHAnsi"/>
          <w:color w:val="000000"/>
          <w:shd w:val="clear" w:color="auto" w:fill="FFFFFF"/>
        </w:rPr>
        <w:t xml:space="preserve">Lüdecke D 2018. </w:t>
      </w:r>
      <w:r w:rsidR="00DD1933" w:rsidRPr="00DE1ED8">
        <w:rPr>
          <w:rFonts w:cstheme="minorHAnsi"/>
          <w:color w:val="000000"/>
          <w:shd w:val="clear" w:color="auto" w:fill="FFFFFF"/>
        </w:rPr>
        <w:t>"</w:t>
      </w:r>
      <w:proofErr w:type="gramStart"/>
      <w:r w:rsidRPr="00DE1ED8">
        <w:rPr>
          <w:rFonts w:cstheme="minorHAnsi"/>
          <w:color w:val="000000"/>
          <w:shd w:val="clear" w:color="auto" w:fill="FFFFFF"/>
        </w:rPr>
        <w:t>ggeffects</w:t>
      </w:r>
      <w:proofErr w:type="gramEnd"/>
      <w:r w:rsidRPr="00DE1ED8">
        <w:rPr>
          <w:rFonts w:cstheme="minorHAnsi"/>
          <w:color w:val="000000"/>
          <w:shd w:val="clear" w:color="auto" w:fill="FFFFFF"/>
        </w:rPr>
        <w:t>: Tidy Data Frames of Marginal Effects from Regression Models.</w:t>
      </w:r>
      <w:r w:rsidR="00DD1933" w:rsidRPr="00DE1ED8">
        <w:rPr>
          <w:rFonts w:cstheme="minorHAnsi"/>
          <w:color w:val="000000"/>
          <w:shd w:val="clear" w:color="auto" w:fill="FFFFFF"/>
        </w:rPr>
        <w:t>"</w:t>
      </w:r>
      <w:r w:rsidRPr="00DE1ED8">
        <w:rPr>
          <w:rFonts w:cstheme="minorHAnsi"/>
          <w:color w:val="000000"/>
          <w:shd w:val="clear" w:color="auto" w:fill="FFFFFF"/>
        </w:rPr>
        <w:t> </w:t>
      </w:r>
      <w:r w:rsidRPr="00DE1ED8">
        <w:rPr>
          <w:rStyle w:val="Emphasis"/>
          <w:rFonts w:cstheme="minorHAnsi"/>
          <w:i w:val="0"/>
          <w:iCs w:val="0"/>
          <w:color w:val="000000"/>
          <w:shd w:val="clear" w:color="auto" w:fill="FFFFFF"/>
        </w:rPr>
        <w:t xml:space="preserve">Journal of </w:t>
      </w:r>
      <w:proofErr w:type="gramStart"/>
      <w:r w:rsidRPr="00DE1ED8">
        <w:rPr>
          <w:rStyle w:val="Emphasis"/>
          <w:rFonts w:cstheme="minorHAnsi"/>
          <w:i w:val="0"/>
          <w:iCs w:val="0"/>
          <w:color w:val="000000"/>
          <w:shd w:val="clear" w:color="auto" w:fill="FFFFFF"/>
        </w:rPr>
        <w:t>Open Source</w:t>
      </w:r>
      <w:proofErr w:type="gramEnd"/>
      <w:r w:rsidRPr="00DE1ED8">
        <w:rPr>
          <w:rStyle w:val="Emphasis"/>
          <w:rFonts w:cstheme="minorHAnsi"/>
          <w:i w:val="0"/>
          <w:iCs w:val="0"/>
          <w:color w:val="000000"/>
          <w:shd w:val="clear" w:color="auto" w:fill="FFFFFF"/>
        </w:rPr>
        <w:t xml:space="preserve"> Software</w:t>
      </w:r>
      <w:r w:rsidRPr="00DE1ED8">
        <w:rPr>
          <w:rFonts w:cstheme="minorHAnsi"/>
          <w:i/>
          <w:iCs/>
          <w:color w:val="000000"/>
          <w:shd w:val="clear" w:color="auto" w:fill="FFFFFF"/>
        </w:rPr>
        <w:t>,</w:t>
      </w:r>
      <w:r w:rsidRPr="00DE1ED8">
        <w:rPr>
          <w:rFonts w:cstheme="minorHAnsi"/>
          <w:color w:val="000000"/>
          <w:shd w:val="clear" w:color="auto" w:fill="FFFFFF"/>
        </w:rPr>
        <w:t> 3(26), 772. doi: </w:t>
      </w:r>
      <w:hyperlink r:id="rId12" w:history="1">
        <w:r w:rsidRPr="00DE1ED8">
          <w:rPr>
            <w:rStyle w:val="Hyperlink"/>
            <w:rFonts w:cstheme="minorHAnsi"/>
            <w:shd w:val="clear" w:color="auto" w:fill="FFFFFF"/>
          </w:rPr>
          <w:t>10.21105/joss.00772</w:t>
        </w:r>
      </w:hyperlink>
      <w:r w:rsidRPr="00DE1ED8">
        <w:rPr>
          <w:rFonts w:cstheme="minorHAnsi"/>
          <w:color w:val="000000"/>
          <w:shd w:val="clear" w:color="auto" w:fill="FFFFFF"/>
        </w:rPr>
        <w:t>.</w:t>
      </w:r>
    </w:p>
    <w:p w14:paraId="38868F63" w14:textId="77777777" w:rsidR="004C6117" w:rsidRPr="00DE1ED8" w:rsidRDefault="004C6117" w:rsidP="004C6117">
      <w:pPr>
        <w:spacing w:after="0" w:line="240" w:lineRule="auto"/>
        <w:rPr>
          <w:rFonts w:cstheme="minorHAnsi"/>
        </w:rPr>
      </w:pPr>
    </w:p>
    <w:p w14:paraId="77420545" w14:textId="09C05018" w:rsidR="004C6117" w:rsidRPr="00F34BE1" w:rsidRDefault="000324D2" w:rsidP="00C709B6">
      <w:pPr>
        <w:pStyle w:val="CommentText"/>
        <w:rPr>
          <w:rFonts w:cstheme="minorHAnsi"/>
          <w:sz w:val="22"/>
          <w:szCs w:val="22"/>
        </w:rPr>
      </w:pPr>
      <w:r w:rsidRPr="00DE1ED8">
        <w:rPr>
          <w:rFonts w:cstheme="minorHAnsi"/>
          <w:sz w:val="22"/>
          <w:szCs w:val="22"/>
        </w:rPr>
        <w:lastRenderedPageBreak/>
        <w:t xml:space="preserve">Moore, JF, WE Pine, PC Frederick, S Beck, M Moreno, MJ Dodrill, M Boone, L Sturmer, and </w:t>
      </w:r>
      <w:r w:rsidR="004C6117" w:rsidRPr="00DE1ED8">
        <w:rPr>
          <w:rFonts w:cstheme="minorHAnsi"/>
          <w:sz w:val="22"/>
          <w:szCs w:val="22"/>
        </w:rPr>
        <w:t>S</w:t>
      </w:r>
      <w:r w:rsidRPr="00DE1ED8">
        <w:rPr>
          <w:rFonts w:cstheme="minorHAnsi"/>
          <w:sz w:val="22"/>
          <w:szCs w:val="22"/>
        </w:rPr>
        <w:t xml:space="preserve"> Yurek. 2020. Trends in</w:t>
      </w:r>
      <w:r w:rsidRPr="00F34BE1">
        <w:rPr>
          <w:rFonts w:cstheme="minorHAnsi"/>
          <w:sz w:val="22"/>
          <w:szCs w:val="22"/>
        </w:rPr>
        <w:t xml:space="preserve"> Oyster Populations in the Northeastern Gulf of Mexico: An Assessment of River Discharge and Fishing Effects over Time and Space. Marine and Coastal Fisheries 12:191–204.</w:t>
      </w:r>
    </w:p>
    <w:p w14:paraId="1FD9345D" w14:textId="59C656CA" w:rsidR="00F34BE1" w:rsidRPr="00F34BE1" w:rsidRDefault="00F34BE1" w:rsidP="00C709B6">
      <w:pPr>
        <w:pStyle w:val="CommentText"/>
        <w:rPr>
          <w:rFonts w:cstheme="minorHAnsi"/>
          <w:sz w:val="22"/>
          <w:szCs w:val="22"/>
        </w:rPr>
      </w:pPr>
      <w:r w:rsidRPr="00F34BE1">
        <w:rPr>
          <w:rFonts w:cstheme="minorHAnsi"/>
          <w:sz w:val="22"/>
          <w:szCs w:val="22"/>
        </w:rPr>
        <w:t>Moore JF and WE Pine III. 2021. Bootstrap methods can help evaluate monitoring program performance to inform restoration as part of an adaptive management program. PeerJ. May 4;</w:t>
      </w:r>
      <w:proofErr w:type="gramStart"/>
      <w:r w:rsidRPr="00F34BE1">
        <w:rPr>
          <w:rFonts w:cstheme="minorHAnsi"/>
          <w:sz w:val="22"/>
          <w:szCs w:val="22"/>
        </w:rPr>
        <w:t>9:e</w:t>
      </w:r>
      <w:proofErr w:type="gramEnd"/>
      <w:r w:rsidRPr="00F34BE1">
        <w:rPr>
          <w:rFonts w:cstheme="minorHAnsi"/>
          <w:sz w:val="22"/>
          <w:szCs w:val="22"/>
        </w:rPr>
        <w:t>11378.</w:t>
      </w:r>
    </w:p>
    <w:p w14:paraId="44B8D129" w14:textId="40E7B955" w:rsidR="00C709B6" w:rsidRDefault="00C709B6" w:rsidP="00C709B6">
      <w:pPr>
        <w:pStyle w:val="CommentText"/>
        <w:rPr>
          <w:rFonts w:cstheme="minorHAnsi"/>
          <w:sz w:val="22"/>
          <w:szCs w:val="22"/>
        </w:rPr>
      </w:pPr>
      <w:r w:rsidRPr="00F34BE1">
        <w:rPr>
          <w:rFonts w:cstheme="minorHAnsi"/>
          <w:sz w:val="22"/>
          <w:szCs w:val="22"/>
        </w:rPr>
        <w:t>NAS (National Academies of Sciences, Engineering, and Medicine). 2017. Effective monitoring to evaluate ecological restoration in the Gulf of Mexico. National Academies Press, Washington, DC.</w:t>
      </w:r>
    </w:p>
    <w:p w14:paraId="14BDBE75" w14:textId="253E4250" w:rsidR="00F34BE1" w:rsidRPr="00F34BE1" w:rsidRDefault="00F34BE1" w:rsidP="00C709B6">
      <w:pPr>
        <w:pStyle w:val="CommentText"/>
        <w:rPr>
          <w:rFonts w:cstheme="minorHAnsi"/>
          <w:sz w:val="22"/>
          <w:szCs w:val="22"/>
        </w:rPr>
      </w:pPr>
      <w:r>
        <w:rPr>
          <w:rFonts w:cstheme="minorHAnsi"/>
          <w:sz w:val="22"/>
          <w:szCs w:val="22"/>
        </w:rPr>
        <w:t>NAS (</w:t>
      </w:r>
      <w:r w:rsidRPr="00F34BE1">
        <w:rPr>
          <w:rFonts w:cstheme="minorHAnsi"/>
          <w:sz w:val="22"/>
          <w:szCs w:val="22"/>
        </w:rPr>
        <w:t>National Academies of Sciences, Engineering, and Medicine</w:t>
      </w:r>
      <w:r>
        <w:rPr>
          <w:rFonts w:cstheme="minorHAnsi"/>
          <w:sz w:val="22"/>
          <w:szCs w:val="22"/>
        </w:rPr>
        <w:t>)</w:t>
      </w:r>
      <w:r w:rsidRPr="00F34BE1">
        <w:rPr>
          <w:rFonts w:cstheme="minorHAnsi"/>
          <w:sz w:val="22"/>
          <w:szCs w:val="22"/>
        </w:rPr>
        <w:t>. 2022. An Approach for Assessing US Gulf Coast Ecosystem Restoration: A Gulf Research Program Environmental Monitoring Report. Available June 2022 https://nap.nationalacademies.org/catalog/26335/an-approach-for-assessing-us-gulf-coast-ecosystem-restoration-a</w:t>
      </w:r>
    </w:p>
    <w:p w14:paraId="4EF7FDC5" w14:textId="6937C9AB" w:rsidR="00F34BE1" w:rsidRPr="00F34BE1" w:rsidRDefault="00F34BE1" w:rsidP="00C709B6">
      <w:pPr>
        <w:pStyle w:val="CommentText"/>
        <w:rPr>
          <w:rFonts w:cstheme="minorHAnsi"/>
          <w:sz w:val="22"/>
          <w:szCs w:val="22"/>
        </w:rPr>
      </w:pPr>
      <w:r w:rsidRPr="00F34BE1">
        <w:rPr>
          <w:rFonts w:cstheme="minorHAnsi"/>
          <w:sz w:val="22"/>
          <w:szCs w:val="22"/>
        </w:rPr>
        <w:t>Petes LE, AJ Brown, CR Knight. 2012. Impacts of upstream drought and water withdrawals on the health and survival of downstream estuarine oyster populations. Ecology and evolution. 2:1712-1724.</w:t>
      </w:r>
    </w:p>
    <w:p w14:paraId="747D1464" w14:textId="3D259575" w:rsidR="00C709B6" w:rsidRPr="00F34BE1" w:rsidRDefault="00C709B6" w:rsidP="000324D2">
      <w:pPr>
        <w:pStyle w:val="CommentText"/>
        <w:rPr>
          <w:rFonts w:cstheme="minorHAnsi"/>
          <w:sz w:val="22"/>
          <w:szCs w:val="22"/>
        </w:rPr>
      </w:pPr>
      <w:r w:rsidRPr="00F34BE1">
        <w:rPr>
          <w:rFonts w:cstheme="minorHAnsi"/>
          <w:sz w:val="22"/>
          <w:szCs w:val="22"/>
        </w:rPr>
        <w:t>Pine, WE, C</w:t>
      </w:r>
      <w:r w:rsidR="004C6117" w:rsidRPr="00F34BE1">
        <w:rPr>
          <w:rFonts w:cstheme="minorHAnsi"/>
          <w:sz w:val="22"/>
          <w:szCs w:val="22"/>
        </w:rPr>
        <w:t>J</w:t>
      </w:r>
      <w:r w:rsidRPr="00F34BE1">
        <w:rPr>
          <w:rFonts w:cstheme="minorHAnsi"/>
          <w:sz w:val="22"/>
          <w:szCs w:val="22"/>
        </w:rPr>
        <w:t xml:space="preserve"> Walters, EV Camp, R Bouchillon, R Ahrens, L Sturmer, and ME Berrigan. 2015. The curious case of eastern oyster Crassostrea virginica stock status in Apalachicola Bay, Florida. Ecology and Society 20(3).</w:t>
      </w:r>
    </w:p>
    <w:p w14:paraId="104E6ADA" w14:textId="720BFC4B" w:rsidR="000324D2" w:rsidRPr="00F34BE1" w:rsidRDefault="000324D2" w:rsidP="000324D2">
      <w:pPr>
        <w:pStyle w:val="CommentText"/>
        <w:rPr>
          <w:rFonts w:cstheme="minorHAnsi"/>
          <w:sz w:val="22"/>
          <w:szCs w:val="22"/>
        </w:rPr>
      </w:pPr>
      <w:r w:rsidRPr="00F34BE1">
        <w:rPr>
          <w:rFonts w:cstheme="minorHAnsi"/>
          <w:sz w:val="22"/>
          <w:szCs w:val="22"/>
        </w:rPr>
        <w:t>Pine, WE</w:t>
      </w:r>
      <w:r w:rsidR="00DE1ED8">
        <w:rPr>
          <w:rFonts w:cstheme="minorHAnsi"/>
          <w:sz w:val="22"/>
          <w:szCs w:val="22"/>
        </w:rPr>
        <w:t>, III</w:t>
      </w:r>
      <w:r w:rsidRPr="00F34BE1">
        <w:rPr>
          <w:rFonts w:cstheme="minorHAnsi"/>
          <w:sz w:val="22"/>
          <w:szCs w:val="22"/>
        </w:rPr>
        <w:t>, FA Johnson, PC Frederick, and LG Coggins. 2022. Adaptive Management in Practice and the Problem of Application at Multiple Scales—Insights from Oyster Reef Restoration on Florida</w:t>
      </w:r>
      <w:r w:rsidR="00DD1933" w:rsidRPr="00F34BE1">
        <w:rPr>
          <w:rFonts w:cstheme="minorHAnsi"/>
          <w:sz w:val="22"/>
          <w:szCs w:val="22"/>
        </w:rPr>
        <w:t>'</w:t>
      </w:r>
      <w:r w:rsidRPr="00F34BE1">
        <w:rPr>
          <w:rFonts w:cstheme="minorHAnsi"/>
          <w:sz w:val="22"/>
          <w:szCs w:val="22"/>
        </w:rPr>
        <w:t>s Gulf Coast. Marine and Coastal Fisheries 14(1</w:t>
      </w:r>
      <w:proofErr w:type="gramStart"/>
      <w:r w:rsidRPr="00F34BE1">
        <w:rPr>
          <w:rFonts w:cstheme="minorHAnsi"/>
          <w:sz w:val="22"/>
          <w:szCs w:val="22"/>
        </w:rPr>
        <w:t>):e</w:t>
      </w:r>
      <w:proofErr w:type="gramEnd"/>
      <w:r w:rsidRPr="00F34BE1">
        <w:rPr>
          <w:rFonts w:cstheme="minorHAnsi"/>
          <w:sz w:val="22"/>
          <w:szCs w:val="22"/>
        </w:rPr>
        <w:t>10192.</w:t>
      </w:r>
    </w:p>
    <w:p w14:paraId="72672787" w14:textId="7D26C135" w:rsidR="00F34BE1" w:rsidRPr="00F34BE1" w:rsidRDefault="000324D2" w:rsidP="00F34BE1">
      <w:pPr>
        <w:pStyle w:val="CommentText"/>
        <w:rPr>
          <w:rFonts w:cstheme="minorHAnsi"/>
          <w:sz w:val="22"/>
          <w:szCs w:val="22"/>
        </w:rPr>
      </w:pPr>
      <w:r w:rsidRPr="00F34BE1">
        <w:rPr>
          <w:rFonts w:cstheme="minorHAnsi"/>
          <w:sz w:val="22"/>
          <w:szCs w:val="22"/>
        </w:rPr>
        <w:t xml:space="preserve">R Core Team. 2021. R: A language and environment for statistical computing. R Foundation for Statistical Computing, Vienna, Austria. URL </w:t>
      </w:r>
      <w:r w:rsidR="00F34BE1" w:rsidRPr="00DE1ED8">
        <w:rPr>
          <w:rFonts w:cstheme="minorHAnsi"/>
          <w:sz w:val="22"/>
          <w:szCs w:val="22"/>
        </w:rPr>
        <w:t>https://www.R-project.org/</w:t>
      </w:r>
      <w:r w:rsidRPr="00F34BE1">
        <w:rPr>
          <w:rFonts w:cstheme="minorHAnsi"/>
          <w:sz w:val="22"/>
          <w:szCs w:val="22"/>
        </w:rPr>
        <w:t>.</w:t>
      </w:r>
    </w:p>
    <w:p w14:paraId="379CE697" w14:textId="635FD2BA" w:rsidR="00F34BE1" w:rsidRPr="00DE1ED8" w:rsidRDefault="00F34BE1" w:rsidP="00F34BE1">
      <w:pPr>
        <w:pStyle w:val="CommentText"/>
        <w:rPr>
          <w:rFonts w:cstheme="minorHAnsi"/>
          <w:sz w:val="22"/>
          <w:szCs w:val="22"/>
        </w:rPr>
      </w:pPr>
      <w:r w:rsidRPr="00F34BE1">
        <w:rPr>
          <w:rFonts w:cstheme="minorHAnsi"/>
          <w:sz w:val="22"/>
          <w:szCs w:val="22"/>
        </w:rPr>
        <w:t>VanderKooy</w:t>
      </w:r>
      <w:r w:rsidRPr="00DE1ED8">
        <w:rPr>
          <w:rFonts w:cstheme="minorHAnsi"/>
          <w:sz w:val="22"/>
          <w:szCs w:val="22"/>
        </w:rPr>
        <w:t>, S. (editor). 2012. The Oyster Fishery of the Gulf of Mexico, United States: A Regional Management Plan – 2012 Revision. Publication No. 202, Gulf States Marine Fisheries Commission, Ocean Springs, Mississippi.</w:t>
      </w:r>
    </w:p>
    <w:p w14:paraId="6E242400" w14:textId="16CEA3B6" w:rsidR="00DE1ED8" w:rsidRPr="00DE1ED8" w:rsidRDefault="00DE1ED8" w:rsidP="00F34BE1">
      <w:pPr>
        <w:pStyle w:val="CommentText"/>
        <w:rPr>
          <w:rFonts w:cstheme="minorHAnsi"/>
          <w:sz w:val="22"/>
          <w:szCs w:val="22"/>
        </w:rPr>
      </w:pPr>
      <w:r w:rsidRPr="00DE1ED8">
        <w:rPr>
          <w:rFonts w:cstheme="minorHAnsi"/>
          <w:color w:val="222222"/>
          <w:sz w:val="22"/>
          <w:szCs w:val="22"/>
          <w:shd w:val="clear" w:color="auto" w:fill="FFFFFF"/>
        </w:rPr>
        <w:t>Walters CJ, JS Collie, and T Webb. 1988. Experimental designs for estimating transient responses to management disturbances. Canadian Journal of Fisheries and Aquatic Sciences. 45:530-538.</w:t>
      </w:r>
    </w:p>
    <w:p w14:paraId="357BE898" w14:textId="61488064" w:rsidR="00F34BE1" w:rsidRPr="00F34BE1" w:rsidRDefault="002B6424" w:rsidP="00F34BE1">
      <w:pPr>
        <w:pStyle w:val="CommentText"/>
        <w:rPr>
          <w:rFonts w:cstheme="minorHAnsi"/>
          <w:color w:val="222222"/>
          <w:sz w:val="22"/>
          <w:szCs w:val="22"/>
          <w:shd w:val="clear" w:color="auto" w:fill="FFFFFF"/>
        </w:rPr>
      </w:pPr>
      <w:r w:rsidRPr="00DE1ED8">
        <w:rPr>
          <w:rFonts w:cstheme="minorHAnsi"/>
          <w:color w:val="222222"/>
          <w:sz w:val="22"/>
          <w:szCs w:val="22"/>
          <w:shd w:val="clear" w:color="auto" w:fill="FFFFFF"/>
        </w:rPr>
        <w:t>Zu Ermgassen, P.,</w:t>
      </w:r>
      <w:r w:rsidR="00C709B6" w:rsidRPr="00DE1ED8">
        <w:rPr>
          <w:rFonts w:cstheme="minorHAnsi"/>
          <w:color w:val="222222"/>
          <w:sz w:val="22"/>
          <w:szCs w:val="22"/>
          <w:shd w:val="clear" w:color="auto" w:fill="FFFFFF"/>
        </w:rPr>
        <w:t xml:space="preserve"> MD</w:t>
      </w:r>
      <w:r w:rsidRPr="00DE1ED8">
        <w:rPr>
          <w:rFonts w:cstheme="minorHAnsi"/>
          <w:color w:val="222222"/>
          <w:sz w:val="22"/>
          <w:szCs w:val="22"/>
          <w:shd w:val="clear" w:color="auto" w:fill="FFFFFF"/>
        </w:rPr>
        <w:t xml:space="preserve"> Spalding,</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Blake, </w:t>
      </w:r>
      <w:r w:rsidR="00C709B6" w:rsidRPr="00DE1ED8">
        <w:rPr>
          <w:rFonts w:cstheme="minorHAnsi"/>
          <w:color w:val="222222"/>
          <w:sz w:val="22"/>
          <w:szCs w:val="22"/>
          <w:shd w:val="clear" w:color="auto" w:fill="FFFFFF"/>
        </w:rPr>
        <w:t>LD</w:t>
      </w:r>
      <w:r w:rsidRPr="00DE1ED8">
        <w:rPr>
          <w:rFonts w:cstheme="minorHAnsi"/>
          <w:color w:val="222222"/>
          <w:sz w:val="22"/>
          <w:szCs w:val="22"/>
          <w:shd w:val="clear" w:color="auto" w:fill="FFFFFF"/>
        </w:rPr>
        <w:t xml:space="preserve"> Coen,</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Dumbauld,</w:t>
      </w:r>
      <w:r w:rsidR="00C709B6" w:rsidRPr="00DE1ED8">
        <w:rPr>
          <w:rFonts w:cstheme="minorHAnsi"/>
          <w:color w:val="222222"/>
          <w:sz w:val="22"/>
          <w:szCs w:val="22"/>
          <w:shd w:val="clear" w:color="auto" w:fill="FFFFFF"/>
        </w:rPr>
        <w:t xml:space="preserve"> S</w:t>
      </w:r>
      <w:r w:rsidRPr="00DE1ED8">
        <w:rPr>
          <w:rFonts w:cstheme="minorHAnsi"/>
          <w:color w:val="222222"/>
          <w:sz w:val="22"/>
          <w:szCs w:val="22"/>
          <w:shd w:val="clear" w:color="auto" w:fill="FFFFFF"/>
        </w:rPr>
        <w:t xml:space="preserve"> Geiger,</w:t>
      </w:r>
      <w:r w:rsidR="00C709B6" w:rsidRPr="00DE1ED8">
        <w:rPr>
          <w:rFonts w:cstheme="minorHAnsi"/>
          <w:color w:val="222222"/>
          <w:sz w:val="22"/>
          <w:szCs w:val="22"/>
          <w:shd w:val="clear" w:color="auto" w:fill="FFFFFF"/>
        </w:rPr>
        <w:t xml:space="preserve"> JH</w:t>
      </w:r>
      <w:r w:rsidRPr="00DE1ED8">
        <w:rPr>
          <w:rFonts w:cstheme="minorHAnsi"/>
          <w:color w:val="222222"/>
          <w:sz w:val="22"/>
          <w:szCs w:val="22"/>
          <w:shd w:val="clear" w:color="auto" w:fill="FFFFFF"/>
        </w:rPr>
        <w:t xml:space="preserve"> Grabowski,</w:t>
      </w:r>
      <w:r w:rsidR="00C709B6" w:rsidRPr="00DE1ED8">
        <w:rPr>
          <w:rFonts w:cstheme="minorHAnsi"/>
          <w:color w:val="222222"/>
          <w:sz w:val="22"/>
          <w:szCs w:val="22"/>
          <w:shd w:val="clear" w:color="auto" w:fill="FFFFFF"/>
        </w:rPr>
        <w:t xml:space="preserve"> R</w:t>
      </w:r>
      <w:r w:rsidRPr="00DE1ED8">
        <w:rPr>
          <w:rFonts w:cstheme="minorHAnsi"/>
          <w:color w:val="222222"/>
          <w:sz w:val="22"/>
          <w:szCs w:val="22"/>
          <w:shd w:val="clear" w:color="auto" w:fill="FFFFFF"/>
        </w:rPr>
        <w:t xml:space="preserve"> Grizzle, </w:t>
      </w:r>
      <w:r w:rsidR="00C709B6" w:rsidRPr="00DE1ED8">
        <w:rPr>
          <w:rFonts w:cstheme="minorHAnsi"/>
          <w:color w:val="222222"/>
          <w:sz w:val="22"/>
          <w:szCs w:val="22"/>
          <w:shd w:val="clear" w:color="auto" w:fill="FFFFFF"/>
        </w:rPr>
        <w:t xml:space="preserve">M </w:t>
      </w:r>
      <w:r w:rsidRPr="00DE1ED8">
        <w:rPr>
          <w:rFonts w:cstheme="minorHAnsi"/>
          <w:color w:val="222222"/>
          <w:sz w:val="22"/>
          <w:szCs w:val="22"/>
          <w:shd w:val="clear" w:color="auto" w:fill="FFFFFF"/>
        </w:rPr>
        <w:t>Luckenbach,</w:t>
      </w:r>
      <w:r w:rsidR="00C709B6" w:rsidRPr="00DE1ED8">
        <w:rPr>
          <w:rFonts w:cstheme="minorHAnsi"/>
          <w:color w:val="222222"/>
          <w:sz w:val="22"/>
          <w:szCs w:val="22"/>
          <w:shd w:val="clear" w:color="auto" w:fill="FFFFFF"/>
        </w:rPr>
        <w:t xml:space="preserve"> K</w:t>
      </w:r>
      <w:r w:rsidRPr="00DE1ED8">
        <w:rPr>
          <w:rFonts w:cstheme="minorHAnsi"/>
          <w:color w:val="222222"/>
          <w:sz w:val="22"/>
          <w:szCs w:val="22"/>
          <w:shd w:val="clear" w:color="auto" w:fill="FFFFFF"/>
        </w:rPr>
        <w:t xml:space="preserve"> McGraw, and</w:t>
      </w:r>
      <w:r w:rsidR="00C709B6" w:rsidRPr="00DE1ED8">
        <w:rPr>
          <w:rFonts w:cstheme="minorHAnsi"/>
          <w:color w:val="222222"/>
          <w:sz w:val="22"/>
          <w:szCs w:val="22"/>
          <w:shd w:val="clear" w:color="auto" w:fill="FFFFFF"/>
        </w:rPr>
        <w:t xml:space="preserve"> W</w:t>
      </w:r>
      <w:r w:rsidRPr="00DE1ED8">
        <w:rPr>
          <w:rFonts w:cstheme="minorHAnsi"/>
          <w:color w:val="222222"/>
          <w:sz w:val="22"/>
          <w:szCs w:val="22"/>
          <w:shd w:val="clear" w:color="auto" w:fill="FFFFFF"/>
        </w:rPr>
        <w:t xml:space="preserve"> Rodney</w:t>
      </w:r>
      <w:r w:rsidR="00C709B6" w:rsidRPr="00DE1ED8">
        <w:rPr>
          <w:rFonts w:cstheme="minorHAnsi"/>
          <w:color w:val="222222"/>
          <w:sz w:val="22"/>
          <w:szCs w:val="22"/>
          <w:shd w:val="clear" w:color="auto" w:fill="FFFFFF"/>
        </w:rPr>
        <w:t>.</w:t>
      </w:r>
      <w:r w:rsidRPr="00DE1ED8">
        <w:rPr>
          <w:rFonts w:cstheme="minorHAnsi"/>
          <w:color w:val="222222"/>
          <w:sz w:val="22"/>
          <w:szCs w:val="22"/>
          <w:shd w:val="clear" w:color="auto" w:fill="FFFFFF"/>
        </w:rPr>
        <w:t xml:space="preserve"> 2012. Historical ecology with real numbers: past and present extent and biomass</w:t>
      </w:r>
      <w:r w:rsidRPr="00F34BE1">
        <w:rPr>
          <w:rFonts w:cstheme="minorHAnsi"/>
          <w:color w:val="222222"/>
          <w:sz w:val="22"/>
          <w:szCs w:val="22"/>
          <w:shd w:val="clear" w:color="auto" w:fill="FFFFFF"/>
        </w:rPr>
        <w:t xml:space="preserve"> of an imperilled estuarine habitat. Proceedings of the Royal Society B: Biological Sciences</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 279</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3393-3400.</w:t>
      </w:r>
    </w:p>
    <w:p w14:paraId="4F33E3FD" w14:textId="0EA420CC" w:rsidR="00F34BE1" w:rsidRPr="00F34BE1" w:rsidRDefault="00F34BE1" w:rsidP="00F34BE1">
      <w:pPr>
        <w:spacing w:line="240" w:lineRule="auto"/>
      </w:pPr>
      <w:r w:rsidRPr="00F34BE1">
        <w:t>Zuur AF, Ieno EN, Walker NJ, Saveliev AA, Smith GM. 2009 Mixed effects models and extensions in ecology with R. New York. Springer.</w:t>
      </w:r>
    </w:p>
    <w:p w14:paraId="43B8A218" w14:textId="201C0738" w:rsidR="003664CE" w:rsidRDefault="00F34BE1" w:rsidP="00F34BE1">
      <w:pPr>
        <w:spacing w:line="240" w:lineRule="auto"/>
      </w:pPr>
      <w:r w:rsidRPr="00F34BE1">
        <w:t>Zuur AF, Hilbe JM, Leno EN. 2013. A beginner's guide to GLM and GLMM with R: A frequentist and Bayesian perspective for ecologists, 270 p Newburgh</w:t>
      </w:r>
      <w:r>
        <w:t xml:space="preserve">. UK: Highland Statistics Ltd. </w:t>
      </w:r>
      <w:r w:rsidR="003664CE">
        <w:br w:type="page"/>
      </w:r>
    </w:p>
    <w:p w14:paraId="081AAB15" w14:textId="390A4E7D" w:rsidR="00430A8F" w:rsidRDefault="00430A8F" w:rsidP="00A67B00">
      <w:pPr>
        <w:spacing w:after="0" w:line="240" w:lineRule="auto"/>
      </w:pPr>
      <w:commentRangeStart w:id="171"/>
      <w:r>
        <w:lastRenderedPageBreak/>
        <w:t>Table 1</w:t>
      </w:r>
      <w:commentRangeEnd w:id="171"/>
      <w:r w:rsidR="00872EFE">
        <w:rPr>
          <w:rStyle w:val="CommentReference"/>
        </w:rPr>
        <w:commentReference w:id="171"/>
      </w:r>
      <w:r>
        <w:t xml:space="preserve">. Summary of deployment </w:t>
      </w:r>
      <w:commentRangeStart w:id="172"/>
      <w:r>
        <w:t>date</w:t>
      </w:r>
      <w:commentRangeEnd w:id="172"/>
      <w:r>
        <w:rPr>
          <w:rStyle w:val="CommentReference"/>
        </w:rPr>
        <w:commentReference w:id="172"/>
      </w:r>
      <w:r>
        <w:t>, location,</w:t>
      </w:r>
      <w:r w:rsidR="00A67B00">
        <w:t xml:space="preserve"> common name, coordinating State of Florida agency, cultch material, amount of material, number of sites material deployed, and average material density as designed for oyster restoration projects in three Florida panhandle estuaries. </w:t>
      </w:r>
      <w:ins w:id="173" w:author="Sandra Brooke" w:date="2022-07-08T12:56:00Z">
        <w:r w:rsidR="007E505F">
          <w:t>F</w:t>
        </w:r>
      </w:ins>
      <w:r w:rsidR="00A67B00">
        <w:t>DEP = Florida Department of Environmental Protection, FWC = Florida Fish and Wildlife Conservation Commission.</w:t>
      </w:r>
    </w:p>
    <w:p w14:paraId="0221FFE7" w14:textId="77777777" w:rsidR="00430A8F" w:rsidRDefault="00430A8F" w:rsidP="00430A8F">
      <w:pPr>
        <w:spacing w:after="0" w:line="360" w:lineRule="auto"/>
      </w:pPr>
    </w:p>
    <w:tbl>
      <w:tblPr>
        <w:tblStyle w:val="TableGrid"/>
        <w:tblW w:w="0" w:type="auto"/>
        <w:tblLook w:val="04A0" w:firstRow="1" w:lastRow="0" w:firstColumn="1" w:lastColumn="0" w:noHBand="0" w:noVBand="1"/>
      </w:tblPr>
      <w:tblGrid>
        <w:gridCol w:w="1262"/>
        <w:gridCol w:w="1242"/>
        <w:gridCol w:w="1086"/>
        <w:gridCol w:w="806"/>
        <w:gridCol w:w="1351"/>
        <w:gridCol w:w="1421"/>
        <w:gridCol w:w="599"/>
        <w:gridCol w:w="1583"/>
      </w:tblGrid>
      <w:tr w:rsidR="00430A8F" w14:paraId="4F9B02B8" w14:textId="77777777" w:rsidTr="00763BFB">
        <w:tc>
          <w:tcPr>
            <w:tcW w:w="1245" w:type="dxa"/>
          </w:tcPr>
          <w:p w14:paraId="6D62E807" w14:textId="77777777" w:rsidR="00430A8F" w:rsidRPr="00A67B00" w:rsidRDefault="00430A8F" w:rsidP="00A67B00">
            <w:pPr>
              <w:rPr>
                <w:sz w:val="20"/>
                <w:szCs w:val="20"/>
              </w:rPr>
            </w:pPr>
            <w:r w:rsidRPr="00A67B00">
              <w:rPr>
                <w:sz w:val="20"/>
                <w:szCs w:val="20"/>
              </w:rPr>
              <w:t>Construction season and year</w:t>
            </w:r>
          </w:p>
        </w:tc>
        <w:tc>
          <w:tcPr>
            <w:tcW w:w="1226" w:type="dxa"/>
          </w:tcPr>
          <w:p w14:paraId="066C4DB5" w14:textId="77777777" w:rsidR="00430A8F" w:rsidRPr="00A67B00" w:rsidRDefault="00430A8F" w:rsidP="00A67B00">
            <w:pPr>
              <w:rPr>
                <w:sz w:val="20"/>
                <w:szCs w:val="20"/>
              </w:rPr>
            </w:pPr>
            <w:r w:rsidRPr="00A67B00">
              <w:rPr>
                <w:sz w:val="20"/>
                <w:szCs w:val="20"/>
              </w:rPr>
              <w:t>Bay</w:t>
            </w:r>
          </w:p>
        </w:tc>
        <w:tc>
          <w:tcPr>
            <w:tcW w:w="1110" w:type="dxa"/>
          </w:tcPr>
          <w:p w14:paraId="03EDD839" w14:textId="77777777" w:rsidR="00430A8F" w:rsidRPr="00A67B00" w:rsidRDefault="00430A8F" w:rsidP="00A67B00">
            <w:pPr>
              <w:rPr>
                <w:sz w:val="20"/>
                <w:szCs w:val="20"/>
              </w:rPr>
            </w:pPr>
            <w:r w:rsidRPr="00A67B00">
              <w:rPr>
                <w:sz w:val="20"/>
                <w:szCs w:val="20"/>
              </w:rPr>
              <w:t>Project name</w:t>
            </w:r>
          </w:p>
        </w:tc>
        <w:tc>
          <w:tcPr>
            <w:tcW w:w="797" w:type="dxa"/>
          </w:tcPr>
          <w:p w14:paraId="568CB06A" w14:textId="77777777" w:rsidR="00430A8F" w:rsidRPr="00A67B00" w:rsidRDefault="00430A8F" w:rsidP="00A67B00">
            <w:pPr>
              <w:rPr>
                <w:sz w:val="20"/>
                <w:szCs w:val="20"/>
              </w:rPr>
            </w:pPr>
            <w:r w:rsidRPr="00A67B00">
              <w:rPr>
                <w:sz w:val="20"/>
                <w:szCs w:val="20"/>
              </w:rPr>
              <w:t>Agency</w:t>
            </w:r>
          </w:p>
        </w:tc>
        <w:tc>
          <w:tcPr>
            <w:tcW w:w="1377" w:type="dxa"/>
          </w:tcPr>
          <w:p w14:paraId="6E58A4B4" w14:textId="77777777" w:rsidR="00430A8F" w:rsidRPr="00A67B00" w:rsidRDefault="00430A8F" w:rsidP="00A67B00">
            <w:pPr>
              <w:rPr>
                <w:sz w:val="20"/>
                <w:szCs w:val="20"/>
              </w:rPr>
            </w:pPr>
            <w:r w:rsidRPr="00A67B00">
              <w:rPr>
                <w:sz w:val="20"/>
                <w:szCs w:val="20"/>
              </w:rPr>
              <w:t>Material</w:t>
            </w:r>
          </w:p>
        </w:tc>
        <w:tc>
          <w:tcPr>
            <w:tcW w:w="1440" w:type="dxa"/>
          </w:tcPr>
          <w:p w14:paraId="59B37132" w14:textId="77777777" w:rsidR="00430A8F" w:rsidRPr="00A67B00" w:rsidRDefault="00430A8F" w:rsidP="00A67B00">
            <w:pPr>
              <w:rPr>
                <w:sz w:val="20"/>
                <w:szCs w:val="20"/>
              </w:rPr>
            </w:pPr>
            <w:r w:rsidRPr="00A67B00">
              <w:rPr>
                <w:sz w:val="20"/>
                <w:szCs w:val="20"/>
              </w:rPr>
              <w:t>Amount (yds</w:t>
            </w:r>
            <w:r w:rsidRPr="00A67B00">
              <w:rPr>
                <w:sz w:val="20"/>
                <w:szCs w:val="20"/>
                <w:vertAlign w:val="superscript"/>
              </w:rPr>
              <w:t>3</w:t>
            </w:r>
            <w:r w:rsidRPr="00A67B00">
              <w:rPr>
                <w:sz w:val="20"/>
                <w:szCs w:val="20"/>
              </w:rPr>
              <w:t xml:space="preserve"> by convention)</w:t>
            </w:r>
          </w:p>
        </w:tc>
        <w:tc>
          <w:tcPr>
            <w:tcW w:w="593" w:type="dxa"/>
          </w:tcPr>
          <w:p w14:paraId="540A62E7" w14:textId="77777777" w:rsidR="00430A8F" w:rsidRPr="00A67B00" w:rsidRDefault="00430A8F" w:rsidP="00A67B00">
            <w:pPr>
              <w:rPr>
                <w:sz w:val="20"/>
                <w:szCs w:val="20"/>
              </w:rPr>
            </w:pPr>
            <w:r w:rsidRPr="00A67B00">
              <w:rPr>
                <w:sz w:val="20"/>
                <w:szCs w:val="20"/>
              </w:rPr>
              <w:t>Sites</w:t>
            </w:r>
          </w:p>
        </w:tc>
        <w:tc>
          <w:tcPr>
            <w:tcW w:w="1562" w:type="dxa"/>
          </w:tcPr>
          <w:p w14:paraId="2D812CA8" w14:textId="77777777" w:rsidR="00430A8F" w:rsidRPr="00A67B00" w:rsidRDefault="00430A8F" w:rsidP="00A67B00">
            <w:pPr>
              <w:rPr>
                <w:sz w:val="20"/>
                <w:szCs w:val="20"/>
              </w:rPr>
            </w:pPr>
            <w:r w:rsidRPr="00A67B00">
              <w:rPr>
                <w:sz w:val="20"/>
                <w:szCs w:val="20"/>
              </w:rPr>
              <w:t>Average material density (yds</w:t>
            </w:r>
            <w:r w:rsidRPr="00A67B00">
              <w:rPr>
                <w:sz w:val="20"/>
                <w:szCs w:val="20"/>
                <w:vertAlign w:val="superscript"/>
              </w:rPr>
              <w:t>3</w:t>
            </w:r>
            <w:r w:rsidRPr="00A67B00">
              <w:rPr>
                <w:sz w:val="20"/>
                <w:szCs w:val="20"/>
              </w:rPr>
              <w:t xml:space="preserve"> per acre by convention</w:t>
            </w:r>
          </w:p>
        </w:tc>
      </w:tr>
      <w:tr w:rsidR="00763BFB" w14:paraId="3CA08A9D" w14:textId="77777777" w:rsidTr="00763BFB">
        <w:tc>
          <w:tcPr>
            <w:tcW w:w="1245" w:type="dxa"/>
          </w:tcPr>
          <w:p w14:paraId="08C436F2" w14:textId="77777777" w:rsidR="00430A8F" w:rsidRPr="00A67B00" w:rsidRDefault="00430A8F" w:rsidP="00A67B00">
            <w:pPr>
              <w:rPr>
                <w:sz w:val="20"/>
                <w:szCs w:val="20"/>
              </w:rPr>
            </w:pPr>
            <w:r w:rsidRPr="00A67B00">
              <w:rPr>
                <w:sz w:val="20"/>
                <w:szCs w:val="20"/>
              </w:rPr>
              <w:t>Fall 2016</w:t>
            </w:r>
          </w:p>
        </w:tc>
        <w:tc>
          <w:tcPr>
            <w:tcW w:w="1226" w:type="dxa"/>
          </w:tcPr>
          <w:p w14:paraId="6A7C9D2E" w14:textId="77777777" w:rsidR="00430A8F" w:rsidRPr="00A67B00" w:rsidRDefault="00430A8F" w:rsidP="00A67B00">
            <w:pPr>
              <w:rPr>
                <w:sz w:val="20"/>
                <w:szCs w:val="20"/>
              </w:rPr>
            </w:pPr>
            <w:r w:rsidRPr="00A67B00">
              <w:rPr>
                <w:sz w:val="20"/>
                <w:szCs w:val="20"/>
              </w:rPr>
              <w:t>Pensacola</w:t>
            </w:r>
          </w:p>
        </w:tc>
        <w:tc>
          <w:tcPr>
            <w:tcW w:w="1110" w:type="dxa"/>
          </w:tcPr>
          <w:p w14:paraId="49A6E18D" w14:textId="77777777" w:rsidR="00430A8F" w:rsidRPr="00A67B00" w:rsidRDefault="00430A8F" w:rsidP="00A67B00">
            <w:pPr>
              <w:rPr>
                <w:sz w:val="20"/>
                <w:szCs w:val="20"/>
              </w:rPr>
            </w:pPr>
            <w:r w:rsidRPr="00A67B00">
              <w:rPr>
                <w:sz w:val="20"/>
                <w:szCs w:val="20"/>
              </w:rPr>
              <w:t>NRDA 4044</w:t>
            </w:r>
          </w:p>
        </w:tc>
        <w:tc>
          <w:tcPr>
            <w:tcW w:w="797" w:type="dxa"/>
          </w:tcPr>
          <w:p w14:paraId="2227B105" w14:textId="4231AAB9" w:rsidR="00430A8F" w:rsidRPr="00A67B00" w:rsidRDefault="007E505F" w:rsidP="00A67B00">
            <w:pPr>
              <w:rPr>
                <w:sz w:val="20"/>
                <w:szCs w:val="20"/>
              </w:rPr>
            </w:pPr>
            <w:r>
              <w:rPr>
                <w:sz w:val="20"/>
                <w:szCs w:val="20"/>
              </w:rPr>
              <w:t>F</w:t>
            </w:r>
            <w:r w:rsidR="00430A8F" w:rsidRPr="00A67B00">
              <w:rPr>
                <w:sz w:val="20"/>
                <w:szCs w:val="20"/>
              </w:rPr>
              <w:t>DEP</w:t>
            </w:r>
          </w:p>
        </w:tc>
        <w:tc>
          <w:tcPr>
            <w:tcW w:w="1377" w:type="dxa"/>
          </w:tcPr>
          <w:p w14:paraId="67BEDBA4" w14:textId="03C827A0" w:rsidR="00430A8F" w:rsidRPr="00A67B00" w:rsidRDefault="00763BFB" w:rsidP="00A67B00">
            <w:pPr>
              <w:rPr>
                <w:sz w:val="20"/>
                <w:szCs w:val="20"/>
              </w:rPr>
            </w:pPr>
            <w:r w:rsidRPr="00A67B00">
              <w:rPr>
                <w:sz w:val="20"/>
                <w:szCs w:val="20"/>
              </w:rPr>
              <w:t>Limerock aggregate</w:t>
            </w:r>
          </w:p>
        </w:tc>
        <w:tc>
          <w:tcPr>
            <w:tcW w:w="1440" w:type="dxa"/>
          </w:tcPr>
          <w:p w14:paraId="1FFCFFB7" w14:textId="77777777" w:rsidR="00430A8F" w:rsidRPr="00A67B00" w:rsidRDefault="00430A8F" w:rsidP="00A67B00">
            <w:pPr>
              <w:rPr>
                <w:sz w:val="20"/>
                <w:szCs w:val="20"/>
              </w:rPr>
            </w:pPr>
            <w:r w:rsidRPr="00A67B00">
              <w:rPr>
                <w:sz w:val="20"/>
                <w:szCs w:val="20"/>
              </w:rPr>
              <w:t>20,103</w:t>
            </w:r>
          </w:p>
        </w:tc>
        <w:tc>
          <w:tcPr>
            <w:tcW w:w="593" w:type="dxa"/>
          </w:tcPr>
          <w:p w14:paraId="47EAE0DA" w14:textId="77777777" w:rsidR="00430A8F" w:rsidRPr="00A67B00" w:rsidRDefault="00430A8F" w:rsidP="00A67B00">
            <w:pPr>
              <w:rPr>
                <w:sz w:val="20"/>
                <w:szCs w:val="20"/>
              </w:rPr>
            </w:pPr>
            <w:r w:rsidRPr="00A67B00">
              <w:rPr>
                <w:sz w:val="20"/>
                <w:szCs w:val="20"/>
              </w:rPr>
              <w:t>17</w:t>
            </w:r>
          </w:p>
        </w:tc>
        <w:tc>
          <w:tcPr>
            <w:tcW w:w="1562" w:type="dxa"/>
          </w:tcPr>
          <w:p w14:paraId="18C0EF14" w14:textId="77777777" w:rsidR="00430A8F" w:rsidRPr="00A67B00" w:rsidRDefault="00430A8F" w:rsidP="00A67B00">
            <w:pPr>
              <w:rPr>
                <w:sz w:val="20"/>
                <w:szCs w:val="20"/>
              </w:rPr>
            </w:pPr>
            <w:r w:rsidRPr="00A67B00">
              <w:rPr>
                <w:sz w:val="20"/>
                <w:szCs w:val="20"/>
              </w:rPr>
              <w:t>228</w:t>
            </w:r>
          </w:p>
        </w:tc>
      </w:tr>
      <w:tr w:rsidR="00763BFB" w14:paraId="4CF12091" w14:textId="77777777" w:rsidTr="00763BFB">
        <w:tc>
          <w:tcPr>
            <w:tcW w:w="1245" w:type="dxa"/>
          </w:tcPr>
          <w:p w14:paraId="75F27349" w14:textId="77777777" w:rsidR="00430A8F" w:rsidRPr="00A67B00" w:rsidRDefault="00430A8F" w:rsidP="00A67B00">
            <w:pPr>
              <w:rPr>
                <w:sz w:val="20"/>
                <w:szCs w:val="20"/>
              </w:rPr>
            </w:pPr>
            <w:r w:rsidRPr="00A67B00">
              <w:rPr>
                <w:sz w:val="20"/>
                <w:szCs w:val="20"/>
              </w:rPr>
              <w:t>Summer 2016</w:t>
            </w:r>
          </w:p>
        </w:tc>
        <w:tc>
          <w:tcPr>
            <w:tcW w:w="1226" w:type="dxa"/>
          </w:tcPr>
          <w:p w14:paraId="713DB7F2" w14:textId="77777777" w:rsidR="00430A8F" w:rsidRPr="00A67B00" w:rsidRDefault="00430A8F" w:rsidP="00A67B00">
            <w:pPr>
              <w:rPr>
                <w:sz w:val="20"/>
                <w:szCs w:val="20"/>
              </w:rPr>
            </w:pPr>
            <w:r w:rsidRPr="00A67B00">
              <w:rPr>
                <w:sz w:val="20"/>
                <w:szCs w:val="20"/>
              </w:rPr>
              <w:t>St. Andrew</w:t>
            </w:r>
          </w:p>
        </w:tc>
        <w:tc>
          <w:tcPr>
            <w:tcW w:w="1110" w:type="dxa"/>
          </w:tcPr>
          <w:p w14:paraId="67C6A5A3" w14:textId="77777777" w:rsidR="00430A8F" w:rsidRPr="00A67B00" w:rsidRDefault="00430A8F" w:rsidP="00A67B00">
            <w:pPr>
              <w:rPr>
                <w:sz w:val="20"/>
                <w:szCs w:val="20"/>
              </w:rPr>
            </w:pPr>
            <w:r w:rsidRPr="00A67B00">
              <w:rPr>
                <w:sz w:val="20"/>
                <w:szCs w:val="20"/>
              </w:rPr>
              <w:t>NRDA 4044</w:t>
            </w:r>
          </w:p>
        </w:tc>
        <w:tc>
          <w:tcPr>
            <w:tcW w:w="797" w:type="dxa"/>
          </w:tcPr>
          <w:p w14:paraId="4ACD5F9E" w14:textId="4CC75F0F" w:rsidR="00430A8F" w:rsidRPr="00A67B00" w:rsidRDefault="007E505F" w:rsidP="00A67B00">
            <w:pPr>
              <w:rPr>
                <w:sz w:val="20"/>
                <w:szCs w:val="20"/>
              </w:rPr>
            </w:pPr>
            <w:r>
              <w:rPr>
                <w:sz w:val="20"/>
                <w:szCs w:val="20"/>
              </w:rPr>
              <w:t>F</w:t>
            </w:r>
            <w:r w:rsidR="00430A8F" w:rsidRPr="00A67B00">
              <w:rPr>
                <w:sz w:val="20"/>
                <w:szCs w:val="20"/>
              </w:rPr>
              <w:t>DEP</w:t>
            </w:r>
          </w:p>
        </w:tc>
        <w:tc>
          <w:tcPr>
            <w:tcW w:w="1377" w:type="dxa"/>
          </w:tcPr>
          <w:p w14:paraId="43D9FE79" w14:textId="77777777" w:rsidR="00430A8F" w:rsidRPr="00A67B00" w:rsidRDefault="00430A8F" w:rsidP="00A67B00">
            <w:pPr>
              <w:rPr>
                <w:sz w:val="20"/>
                <w:szCs w:val="20"/>
              </w:rPr>
            </w:pPr>
            <w:r w:rsidRPr="00A67B00">
              <w:rPr>
                <w:sz w:val="20"/>
                <w:szCs w:val="20"/>
              </w:rPr>
              <w:t>Crushed granite</w:t>
            </w:r>
          </w:p>
        </w:tc>
        <w:tc>
          <w:tcPr>
            <w:tcW w:w="1440" w:type="dxa"/>
          </w:tcPr>
          <w:p w14:paraId="1D044C23" w14:textId="77777777" w:rsidR="00430A8F" w:rsidRPr="00A67B00" w:rsidRDefault="00430A8F" w:rsidP="00A67B00">
            <w:pPr>
              <w:rPr>
                <w:sz w:val="20"/>
                <w:szCs w:val="20"/>
              </w:rPr>
            </w:pPr>
            <w:r w:rsidRPr="00A67B00">
              <w:rPr>
                <w:sz w:val="20"/>
                <w:szCs w:val="20"/>
              </w:rPr>
              <w:t>17,000</w:t>
            </w:r>
          </w:p>
        </w:tc>
        <w:tc>
          <w:tcPr>
            <w:tcW w:w="593" w:type="dxa"/>
          </w:tcPr>
          <w:p w14:paraId="48E9AEEF" w14:textId="77777777" w:rsidR="00430A8F" w:rsidRPr="00A67B00" w:rsidRDefault="00430A8F" w:rsidP="00A67B00">
            <w:pPr>
              <w:rPr>
                <w:sz w:val="20"/>
                <w:szCs w:val="20"/>
              </w:rPr>
            </w:pPr>
            <w:r w:rsidRPr="00A67B00">
              <w:rPr>
                <w:sz w:val="20"/>
                <w:szCs w:val="20"/>
              </w:rPr>
              <w:t>9</w:t>
            </w:r>
          </w:p>
        </w:tc>
        <w:tc>
          <w:tcPr>
            <w:tcW w:w="1562" w:type="dxa"/>
          </w:tcPr>
          <w:p w14:paraId="47E8E6F5" w14:textId="77777777" w:rsidR="00430A8F" w:rsidRPr="00A67B00" w:rsidRDefault="00430A8F" w:rsidP="00A67B00">
            <w:pPr>
              <w:rPr>
                <w:sz w:val="20"/>
                <w:szCs w:val="20"/>
              </w:rPr>
            </w:pPr>
            <w:r w:rsidRPr="00A67B00">
              <w:rPr>
                <w:sz w:val="20"/>
                <w:szCs w:val="20"/>
              </w:rPr>
              <w:t>200</w:t>
            </w:r>
          </w:p>
        </w:tc>
      </w:tr>
      <w:tr w:rsidR="00763BFB" w14:paraId="30320315" w14:textId="77777777" w:rsidTr="00763BFB">
        <w:tc>
          <w:tcPr>
            <w:tcW w:w="1245" w:type="dxa"/>
          </w:tcPr>
          <w:p w14:paraId="597B332A" w14:textId="77777777" w:rsidR="00430A8F" w:rsidRPr="00A67B00" w:rsidRDefault="00430A8F" w:rsidP="00A67B00">
            <w:pPr>
              <w:rPr>
                <w:sz w:val="20"/>
                <w:szCs w:val="20"/>
              </w:rPr>
            </w:pPr>
            <w:r w:rsidRPr="00A67B00">
              <w:rPr>
                <w:sz w:val="20"/>
                <w:szCs w:val="20"/>
              </w:rPr>
              <w:t>Fall 2016</w:t>
            </w:r>
          </w:p>
        </w:tc>
        <w:tc>
          <w:tcPr>
            <w:tcW w:w="1226" w:type="dxa"/>
          </w:tcPr>
          <w:p w14:paraId="6666BFF3" w14:textId="77777777" w:rsidR="00430A8F" w:rsidRPr="00A67B00" w:rsidRDefault="00430A8F" w:rsidP="00A67B00">
            <w:pPr>
              <w:rPr>
                <w:sz w:val="20"/>
                <w:szCs w:val="20"/>
              </w:rPr>
            </w:pPr>
            <w:r w:rsidRPr="00A67B00">
              <w:rPr>
                <w:sz w:val="20"/>
                <w:szCs w:val="20"/>
              </w:rPr>
              <w:t>Apalachicola</w:t>
            </w:r>
          </w:p>
        </w:tc>
        <w:tc>
          <w:tcPr>
            <w:tcW w:w="1110" w:type="dxa"/>
          </w:tcPr>
          <w:p w14:paraId="0EDECA7C" w14:textId="77777777" w:rsidR="00430A8F" w:rsidRPr="00A67B00" w:rsidRDefault="00430A8F" w:rsidP="00A67B00">
            <w:pPr>
              <w:rPr>
                <w:sz w:val="20"/>
                <w:szCs w:val="20"/>
              </w:rPr>
            </w:pPr>
            <w:r w:rsidRPr="00A67B00">
              <w:rPr>
                <w:sz w:val="20"/>
                <w:szCs w:val="20"/>
              </w:rPr>
              <w:t>NRDA 4044</w:t>
            </w:r>
          </w:p>
        </w:tc>
        <w:tc>
          <w:tcPr>
            <w:tcW w:w="797" w:type="dxa"/>
          </w:tcPr>
          <w:p w14:paraId="140ABE88" w14:textId="3FF83454" w:rsidR="00430A8F" w:rsidRPr="00A67B00" w:rsidRDefault="007E505F" w:rsidP="00A67B00">
            <w:pPr>
              <w:rPr>
                <w:sz w:val="20"/>
                <w:szCs w:val="20"/>
              </w:rPr>
            </w:pPr>
            <w:r>
              <w:rPr>
                <w:sz w:val="20"/>
                <w:szCs w:val="20"/>
              </w:rPr>
              <w:t>F</w:t>
            </w:r>
            <w:r w:rsidR="00430A8F" w:rsidRPr="00A67B00">
              <w:rPr>
                <w:sz w:val="20"/>
                <w:szCs w:val="20"/>
              </w:rPr>
              <w:t>DEP</w:t>
            </w:r>
          </w:p>
        </w:tc>
        <w:tc>
          <w:tcPr>
            <w:tcW w:w="1377" w:type="dxa"/>
          </w:tcPr>
          <w:p w14:paraId="7B3C25D1" w14:textId="77777777" w:rsidR="00430A8F" w:rsidRPr="00A67B00" w:rsidRDefault="00430A8F" w:rsidP="00A67B00">
            <w:pPr>
              <w:rPr>
                <w:sz w:val="20"/>
                <w:szCs w:val="20"/>
              </w:rPr>
            </w:pPr>
            <w:r w:rsidRPr="00A67B00">
              <w:rPr>
                <w:sz w:val="20"/>
                <w:szCs w:val="20"/>
              </w:rPr>
              <w:t>Quarried shell</w:t>
            </w:r>
          </w:p>
        </w:tc>
        <w:tc>
          <w:tcPr>
            <w:tcW w:w="1440" w:type="dxa"/>
          </w:tcPr>
          <w:p w14:paraId="4D83CEE4" w14:textId="77777777" w:rsidR="00430A8F" w:rsidRPr="00A67B00" w:rsidRDefault="00430A8F" w:rsidP="00A67B00">
            <w:pPr>
              <w:rPr>
                <w:sz w:val="20"/>
                <w:szCs w:val="20"/>
              </w:rPr>
            </w:pPr>
            <w:r w:rsidRPr="00A67B00">
              <w:rPr>
                <w:sz w:val="20"/>
                <w:szCs w:val="20"/>
              </w:rPr>
              <w:t>24,840</w:t>
            </w:r>
          </w:p>
        </w:tc>
        <w:tc>
          <w:tcPr>
            <w:tcW w:w="593" w:type="dxa"/>
          </w:tcPr>
          <w:p w14:paraId="54A4E65B" w14:textId="77777777" w:rsidR="00430A8F" w:rsidRPr="00A67B00" w:rsidRDefault="00430A8F" w:rsidP="00A67B00">
            <w:pPr>
              <w:rPr>
                <w:sz w:val="20"/>
                <w:szCs w:val="20"/>
              </w:rPr>
            </w:pPr>
            <w:r w:rsidRPr="00A67B00">
              <w:rPr>
                <w:sz w:val="20"/>
                <w:szCs w:val="20"/>
              </w:rPr>
              <w:t>16</w:t>
            </w:r>
          </w:p>
        </w:tc>
        <w:tc>
          <w:tcPr>
            <w:tcW w:w="1562" w:type="dxa"/>
          </w:tcPr>
          <w:p w14:paraId="55260F9E" w14:textId="77777777" w:rsidR="00430A8F" w:rsidRPr="00A67B00" w:rsidRDefault="00430A8F" w:rsidP="00A67B00">
            <w:pPr>
              <w:rPr>
                <w:sz w:val="20"/>
                <w:szCs w:val="20"/>
              </w:rPr>
            </w:pPr>
            <w:r w:rsidRPr="00A67B00">
              <w:rPr>
                <w:sz w:val="20"/>
                <w:szCs w:val="20"/>
              </w:rPr>
              <w:t>200</w:t>
            </w:r>
          </w:p>
        </w:tc>
      </w:tr>
      <w:tr w:rsidR="00763BFB" w14:paraId="7469D3ED" w14:textId="77777777" w:rsidTr="00763BFB">
        <w:tc>
          <w:tcPr>
            <w:tcW w:w="1245" w:type="dxa"/>
          </w:tcPr>
          <w:p w14:paraId="09ACF893" w14:textId="77777777" w:rsidR="00430A8F" w:rsidRPr="00A67B00" w:rsidRDefault="00430A8F" w:rsidP="00A67B00">
            <w:pPr>
              <w:rPr>
                <w:sz w:val="20"/>
                <w:szCs w:val="20"/>
              </w:rPr>
            </w:pPr>
            <w:r w:rsidRPr="00A67B00">
              <w:rPr>
                <w:sz w:val="20"/>
                <w:szCs w:val="20"/>
              </w:rPr>
              <w:t>Fall 2017</w:t>
            </w:r>
          </w:p>
        </w:tc>
        <w:tc>
          <w:tcPr>
            <w:tcW w:w="1226" w:type="dxa"/>
          </w:tcPr>
          <w:p w14:paraId="4BC8DEDE" w14:textId="77777777" w:rsidR="00430A8F" w:rsidRPr="00A67B00" w:rsidRDefault="00430A8F" w:rsidP="00A67B00">
            <w:pPr>
              <w:rPr>
                <w:sz w:val="20"/>
                <w:szCs w:val="20"/>
              </w:rPr>
            </w:pPr>
            <w:r w:rsidRPr="00A67B00">
              <w:rPr>
                <w:sz w:val="20"/>
                <w:szCs w:val="20"/>
              </w:rPr>
              <w:t>Apalachicola</w:t>
            </w:r>
          </w:p>
        </w:tc>
        <w:tc>
          <w:tcPr>
            <w:tcW w:w="1110" w:type="dxa"/>
          </w:tcPr>
          <w:p w14:paraId="741ABEB7" w14:textId="77777777" w:rsidR="00430A8F" w:rsidRPr="00A67B00" w:rsidRDefault="00430A8F" w:rsidP="00A67B00">
            <w:pPr>
              <w:rPr>
                <w:sz w:val="20"/>
                <w:szCs w:val="20"/>
              </w:rPr>
            </w:pPr>
            <w:r w:rsidRPr="00A67B00">
              <w:rPr>
                <w:sz w:val="20"/>
                <w:szCs w:val="20"/>
              </w:rPr>
              <w:t>GEBF 5007</w:t>
            </w:r>
          </w:p>
        </w:tc>
        <w:tc>
          <w:tcPr>
            <w:tcW w:w="797" w:type="dxa"/>
          </w:tcPr>
          <w:p w14:paraId="41136B0A" w14:textId="2FFC4632" w:rsidR="00430A8F" w:rsidRPr="00A67B00" w:rsidRDefault="0000664F" w:rsidP="00A67B00">
            <w:pPr>
              <w:rPr>
                <w:sz w:val="20"/>
                <w:szCs w:val="20"/>
              </w:rPr>
            </w:pPr>
            <w:r>
              <w:rPr>
                <w:sz w:val="20"/>
                <w:szCs w:val="20"/>
              </w:rPr>
              <w:t>F</w:t>
            </w:r>
            <w:r w:rsidR="00430A8F" w:rsidRPr="00A67B00">
              <w:rPr>
                <w:sz w:val="20"/>
                <w:szCs w:val="20"/>
              </w:rPr>
              <w:t>DEP</w:t>
            </w:r>
          </w:p>
        </w:tc>
        <w:tc>
          <w:tcPr>
            <w:tcW w:w="1377" w:type="dxa"/>
          </w:tcPr>
          <w:p w14:paraId="20FE4284" w14:textId="77777777" w:rsidR="00430A8F" w:rsidRPr="00A67B00" w:rsidRDefault="00430A8F" w:rsidP="00A67B00">
            <w:pPr>
              <w:rPr>
                <w:sz w:val="20"/>
                <w:szCs w:val="20"/>
              </w:rPr>
            </w:pPr>
            <w:r w:rsidRPr="00A67B00">
              <w:rPr>
                <w:sz w:val="20"/>
                <w:szCs w:val="20"/>
              </w:rPr>
              <w:t>Limerock aggregate</w:t>
            </w:r>
          </w:p>
        </w:tc>
        <w:tc>
          <w:tcPr>
            <w:tcW w:w="1440" w:type="dxa"/>
          </w:tcPr>
          <w:p w14:paraId="554A7A4C" w14:textId="77777777" w:rsidR="00430A8F" w:rsidRPr="00A67B00" w:rsidRDefault="00430A8F" w:rsidP="00A67B00">
            <w:pPr>
              <w:rPr>
                <w:sz w:val="20"/>
                <w:szCs w:val="20"/>
              </w:rPr>
            </w:pPr>
            <w:r w:rsidRPr="00A67B00">
              <w:rPr>
                <w:sz w:val="20"/>
                <w:szCs w:val="20"/>
              </w:rPr>
              <w:t>95,500</w:t>
            </w:r>
          </w:p>
        </w:tc>
        <w:tc>
          <w:tcPr>
            <w:tcW w:w="593" w:type="dxa"/>
          </w:tcPr>
          <w:p w14:paraId="2542A63B" w14:textId="77777777" w:rsidR="00430A8F" w:rsidRPr="00A67B00" w:rsidRDefault="00430A8F" w:rsidP="00A67B00">
            <w:pPr>
              <w:rPr>
                <w:sz w:val="20"/>
                <w:szCs w:val="20"/>
              </w:rPr>
            </w:pPr>
            <w:r w:rsidRPr="00A67B00">
              <w:rPr>
                <w:sz w:val="20"/>
                <w:szCs w:val="20"/>
              </w:rPr>
              <w:t>14</w:t>
            </w:r>
          </w:p>
        </w:tc>
        <w:tc>
          <w:tcPr>
            <w:tcW w:w="1562" w:type="dxa"/>
          </w:tcPr>
          <w:p w14:paraId="08EFD923" w14:textId="77777777" w:rsidR="00430A8F" w:rsidRPr="00A67B00" w:rsidRDefault="00430A8F" w:rsidP="00A67B00">
            <w:pPr>
              <w:rPr>
                <w:sz w:val="20"/>
                <w:szCs w:val="20"/>
              </w:rPr>
            </w:pPr>
            <w:r w:rsidRPr="00A67B00">
              <w:rPr>
                <w:sz w:val="20"/>
                <w:szCs w:val="20"/>
              </w:rPr>
              <w:t>300</w:t>
            </w:r>
          </w:p>
        </w:tc>
      </w:tr>
      <w:tr w:rsidR="00430A8F" w14:paraId="00DA786D" w14:textId="77777777" w:rsidTr="00763BFB">
        <w:tc>
          <w:tcPr>
            <w:tcW w:w="1245" w:type="dxa"/>
          </w:tcPr>
          <w:p w14:paraId="1AF41E7D" w14:textId="77777777" w:rsidR="00430A8F" w:rsidRPr="00A67B00" w:rsidRDefault="00430A8F" w:rsidP="00A67B00">
            <w:pPr>
              <w:rPr>
                <w:sz w:val="20"/>
                <w:szCs w:val="20"/>
              </w:rPr>
            </w:pPr>
            <w:r w:rsidRPr="00A67B00">
              <w:rPr>
                <w:sz w:val="20"/>
                <w:szCs w:val="20"/>
              </w:rPr>
              <w:t>Summer 2015</w:t>
            </w:r>
          </w:p>
        </w:tc>
        <w:tc>
          <w:tcPr>
            <w:tcW w:w="1226" w:type="dxa"/>
          </w:tcPr>
          <w:p w14:paraId="224270C3" w14:textId="77777777" w:rsidR="00430A8F" w:rsidRPr="00A67B00" w:rsidRDefault="00430A8F" w:rsidP="00A67B00">
            <w:pPr>
              <w:rPr>
                <w:sz w:val="20"/>
                <w:szCs w:val="20"/>
              </w:rPr>
            </w:pPr>
            <w:r w:rsidRPr="00A67B00">
              <w:rPr>
                <w:sz w:val="20"/>
                <w:szCs w:val="20"/>
              </w:rPr>
              <w:t>Apalachicola</w:t>
            </w:r>
          </w:p>
        </w:tc>
        <w:tc>
          <w:tcPr>
            <w:tcW w:w="1110" w:type="dxa"/>
          </w:tcPr>
          <w:p w14:paraId="69ECAA06" w14:textId="77777777" w:rsidR="00430A8F" w:rsidRPr="00A67B00" w:rsidRDefault="00430A8F" w:rsidP="00A67B00">
            <w:pPr>
              <w:rPr>
                <w:sz w:val="20"/>
                <w:szCs w:val="20"/>
              </w:rPr>
            </w:pPr>
            <w:r w:rsidRPr="00A67B00">
              <w:rPr>
                <w:sz w:val="20"/>
                <w:szCs w:val="20"/>
              </w:rPr>
              <w:t>NFWF-1</w:t>
            </w:r>
          </w:p>
        </w:tc>
        <w:tc>
          <w:tcPr>
            <w:tcW w:w="797" w:type="dxa"/>
          </w:tcPr>
          <w:p w14:paraId="3743A96F" w14:textId="77777777" w:rsidR="00430A8F" w:rsidRPr="00A67B00" w:rsidRDefault="00430A8F" w:rsidP="00A67B00">
            <w:pPr>
              <w:rPr>
                <w:sz w:val="20"/>
                <w:szCs w:val="20"/>
              </w:rPr>
            </w:pPr>
            <w:r w:rsidRPr="00A67B00">
              <w:rPr>
                <w:sz w:val="20"/>
                <w:szCs w:val="20"/>
              </w:rPr>
              <w:t>FWC</w:t>
            </w:r>
          </w:p>
        </w:tc>
        <w:tc>
          <w:tcPr>
            <w:tcW w:w="1377" w:type="dxa"/>
          </w:tcPr>
          <w:p w14:paraId="39C7C777" w14:textId="77777777" w:rsidR="00430A8F" w:rsidRPr="00A67B00" w:rsidRDefault="00430A8F" w:rsidP="00A67B00">
            <w:pPr>
              <w:rPr>
                <w:sz w:val="20"/>
                <w:szCs w:val="20"/>
              </w:rPr>
            </w:pPr>
            <w:r w:rsidRPr="00A67B00">
              <w:rPr>
                <w:sz w:val="20"/>
                <w:szCs w:val="20"/>
              </w:rPr>
              <w:t>Quarried shell</w:t>
            </w:r>
          </w:p>
        </w:tc>
        <w:tc>
          <w:tcPr>
            <w:tcW w:w="1440" w:type="dxa"/>
          </w:tcPr>
          <w:p w14:paraId="403BE64A" w14:textId="77777777" w:rsidR="00430A8F" w:rsidRPr="00A67B00" w:rsidRDefault="00430A8F" w:rsidP="00A67B00">
            <w:pPr>
              <w:rPr>
                <w:sz w:val="20"/>
                <w:szCs w:val="20"/>
              </w:rPr>
            </w:pPr>
            <w:r w:rsidRPr="00A67B00">
              <w:rPr>
                <w:sz w:val="20"/>
                <w:szCs w:val="20"/>
              </w:rPr>
              <w:t>9,600</w:t>
            </w:r>
          </w:p>
        </w:tc>
        <w:tc>
          <w:tcPr>
            <w:tcW w:w="593" w:type="dxa"/>
          </w:tcPr>
          <w:p w14:paraId="54FE785A" w14:textId="77777777" w:rsidR="00430A8F" w:rsidRPr="00A67B00" w:rsidRDefault="00430A8F" w:rsidP="00A67B00">
            <w:pPr>
              <w:rPr>
                <w:sz w:val="20"/>
                <w:szCs w:val="20"/>
              </w:rPr>
            </w:pPr>
            <w:r w:rsidRPr="00A67B00">
              <w:rPr>
                <w:sz w:val="20"/>
                <w:szCs w:val="20"/>
              </w:rPr>
              <w:t>3</w:t>
            </w:r>
          </w:p>
        </w:tc>
        <w:tc>
          <w:tcPr>
            <w:tcW w:w="1562" w:type="dxa"/>
          </w:tcPr>
          <w:p w14:paraId="415BFBDF" w14:textId="77777777" w:rsidR="00430A8F" w:rsidRPr="00A67B00" w:rsidRDefault="00430A8F" w:rsidP="00A67B00">
            <w:pPr>
              <w:rPr>
                <w:sz w:val="20"/>
                <w:szCs w:val="20"/>
              </w:rPr>
            </w:pPr>
            <w:r w:rsidRPr="00A67B00">
              <w:rPr>
                <w:sz w:val="20"/>
                <w:szCs w:val="20"/>
              </w:rPr>
              <w:t>100,200,300,400</w:t>
            </w:r>
          </w:p>
        </w:tc>
      </w:tr>
      <w:tr w:rsidR="00763BFB" w14:paraId="44BDF4E0" w14:textId="77777777" w:rsidTr="00763BFB">
        <w:tc>
          <w:tcPr>
            <w:tcW w:w="1245" w:type="dxa"/>
          </w:tcPr>
          <w:p w14:paraId="584A9BFA" w14:textId="77777777" w:rsidR="00430A8F" w:rsidRPr="00A67B00" w:rsidRDefault="00430A8F" w:rsidP="00A67B00">
            <w:pPr>
              <w:rPr>
                <w:sz w:val="20"/>
                <w:szCs w:val="20"/>
              </w:rPr>
            </w:pPr>
            <w:r w:rsidRPr="00A67B00">
              <w:rPr>
                <w:sz w:val="20"/>
                <w:szCs w:val="20"/>
              </w:rPr>
              <w:t>Summer 2021</w:t>
            </w:r>
          </w:p>
        </w:tc>
        <w:tc>
          <w:tcPr>
            <w:tcW w:w="1226" w:type="dxa"/>
          </w:tcPr>
          <w:p w14:paraId="414EB05F" w14:textId="77777777" w:rsidR="00430A8F" w:rsidRPr="00A67B00" w:rsidRDefault="00430A8F" w:rsidP="00A67B00">
            <w:pPr>
              <w:rPr>
                <w:sz w:val="20"/>
                <w:szCs w:val="20"/>
              </w:rPr>
            </w:pPr>
            <w:r w:rsidRPr="00A67B00">
              <w:rPr>
                <w:sz w:val="20"/>
                <w:szCs w:val="20"/>
              </w:rPr>
              <w:t>Apalachicola</w:t>
            </w:r>
          </w:p>
        </w:tc>
        <w:tc>
          <w:tcPr>
            <w:tcW w:w="1110" w:type="dxa"/>
          </w:tcPr>
          <w:p w14:paraId="02D0F6B2" w14:textId="77777777" w:rsidR="00430A8F" w:rsidRPr="00A67B00" w:rsidRDefault="00430A8F" w:rsidP="00A67B00">
            <w:pPr>
              <w:rPr>
                <w:sz w:val="20"/>
                <w:szCs w:val="20"/>
              </w:rPr>
            </w:pPr>
            <w:r w:rsidRPr="00A67B00">
              <w:rPr>
                <w:sz w:val="20"/>
                <w:szCs w:val="20"/>
              </w:rPr>
              <w:t>NFWF-2021</w:t>
            </w:r>
          </w:p>
        </w:tc>
        <w:tc>
          <w:tcPr>
            <w:tcW w:w="797" w:type="dxa"/>
          </w:tcPr>
          <w:p w14:paraId="2594B766" w14:textId="77777777" w:rsidR="00430A8F" w:rsidRPr="00A67B00" w:rsidRDefault="00430A8F" w:rsidP="00A67B00">
            <w:pPr>
              <w:rPr>
                <w:sz w:val="20"/>
                <w:szCs w:val="20"/>
              </w:rPr>
            </w:pPr>
            <w:r w:rsidRPr="00A67B00">
              <w:rPr>
                <w:sz w:val="20"/>
                <w:szCs w:val="20"/>
              </w:rPr>
              <w:t>FWC</w:t>
            </w:r>
          </w:p>
        </w:tc>
        <w:tc>
          <w:tcPr>
            <w:tcW w:w="1377" w:type="dxa"/>
          </w:tcPr>
          <w:p w14:paraId="554C8864" w14:textId="77777777" w:rsidR="00430A8F" w:rsidRPr="00A67B00" w:rsidRDefault="00430A8F" w:rsidP="00A67B00">
            <w:pPr>
              <w:rPr>
                <w:sz w:val="20"/>
                <w:szCs w:val="20"/>
              </w:rPr>
            </w:pPr>
            <w:r w:rsidRPr="00A67B00">
              <w:rPr>
                <w:sz w:val="20"/>
                <w:szCs w:val="20"/>
              </w:rPr>
              <w:t>Limerock aggregate</w:t>
            </w:r>
          </w:p>
        </w:tc>
        <w:tc>
          <w:tcPr>
            <w:tcW w:w="1440" w:type="dxa"/>
          </w:tcPr>
          <w:p w14:paraId="741947FB" w14:textId="77777777" w:rsidR="00430A8F" w:rsidRPr="00A67B00" w:rsidRDefault="00430A8F" w:rsidP="00A67B00">
            <w:pPr>
              <w:rPr>
                <w:sz w:val="20"/>
                <w:szCs w:val="20"/>
              </w:rPr>
            </w:pPr>
            <w:r w:rsidRPr="00A67B00">
              <w:rPr>
                <w:sz w:val="20"/>
                <w:szCs w:val="20"/>
              </w:rPr>
              <w:t>9,600</w:t>
            </w:r>
          </w:p>
        </w:tc>
        <w:tc>
          <w:tcPr>
            <w:tcW w:w="593" w:type="dxa"/>
          </w:tcPr>
          <w:p w14:paraId="08EB585B" w14:textId="0E805ADB" w:rsidR="00430A8F" w:rsidRPr="00A67B00" w:rsidRDefault="00037515" w:rsidP="00A67B00">
            <w:pPr>
              <w:rPr>
                <w:sz w:val="20"/>
                <w:szCs w:val="20"/>
              </w:rPr>
            </w:pPr>
            <w:r>
              <w:rPr>
                <w:sz w:val="20"/>
                <w:szCs w:val="20"/>
              </w:rPr>
              <w:t>3</w:t>
            </w:r>
          </w:p>
        </w:tc>
        <w:tc>
          <w:tcPr>
            <w:tcW w:w="1562" w:type="dxa"/>
          </w:tcPr>
          <w:p w14:paraId="47A94B63" w14:textId="77777777" w:rsidR="00430A8F" w:rsidRPr="00A67B00" w:rsidRDefault="00430A8F" w:rsidP="00A67B00">
            <w:pPr>
              <w:rPr>
                <w:sz w:val="20"/>
                <w:szCs w:val="20"/>
              </w:rPr>
            </w:pPr>
            <w:r w:rsidRPr="00A67B00">
              <w:rPr>
                <w:sz w:val="20"/>
                <w:szCs w:val="20"/>
              </w:rPr>
              <w:t>300</w:t>
            </w:r>
          </w:p>
        </w:tc>
      </w:tr>
    </w:tbl>
    <w:p w14:paraId="25C63660" w14:textId="6451DB76" w:rsidR="00430A8F" w:rsidRDefault="00430A8F" w:rsidP="009923C5">
      <w:pPr>
        <w:spacing w:after="0" w:line="360" w:lineRule="auto"/>
      </w:pPr>
    </w:p>
    <w:p w14:paraId="335D324F" w14:textId="3923A5D4" w:rsidR="00430A8F" w:rsidRDefault="00430A8F" w:rsidP="009923C5">
      <w:pPr>
        <w:spacing w:after="0" w:line="360" w:lineRule="auto"/>
      </w:pPr>
    </w:p>
    <w:p w14:paraId="279D7961" w14:textId="77777777" w:rsidR="00430A8F" w:rsidRDefault="00430A8F" w:rsidP="009923C5">
      <w:pPr>
        <w:spacing w:after="0" w:line="360" w:lineRule="auto"/>
      </w:pPr>
    </w:p>
    <w:p w14:paraId="600BB4E3" w14:textId="77777777" w:rsidR="00A67B00" w:rsidRDefault="00A67B00">
      <w:r>
        <w:br w:type="page"/>
      </w:r>
    </w:p>
    <w:p w14:paraId="38ABCECD" w14:textId="0C5C4382" w:rsidR="00430A8F" w:rsidRDefault="00430A8F" w:rsidP="00430A8F">
      <w:pPr>
        <w:spacing w:after="0" w:line="240" w:lineRule="auto"/>
      </w:pPr>
      <w:commentRangeStart w:id="174"/>
      <w:r>
        <w:lastRenderedPageBreak/>
        <w:t>Table 2</w:t>
      </w:r>
      <w:commentRangeEnd w:id="174"/>
      <w:r w:rsidR="00003757">
        <w:rPr>
          <w:rStyle w:val="CommentReference"/>
        </w:rPr>
        <w:commentReference w:id="174"/>
      </w:r>
      <w:r>
        <w:t>.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p w14:paraId="4A969C68" w14:textId="77777777" w:rsidR="00A67B00" w:rsidRDefault="00A67B00"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14D5700E" w14:textId="77777777" w:rsidTr="00976ED4">
        <w:tc>
          <w:tcPr>
            <w:tcW w:w="4495" w:type="dxa"/>
          </w:tcPr>
          <w:p w14:paraId="32296A30" w14:textId="77777777" w:rsidR="00430A8F" w:rsidRDefault="00430A8F" w:rsidP="00A67B00">
            <w:r>
              <w:t>Model</w:t>
            </w:r>
          </w:p>
        </w:tc>
        <w:tc>
          <w:tcPr>
            <w:tcW w:w="1440" w:type="dxa"/>
          </w:tcPr>
          <w:p w14:paraId="79DB737F" w14:textId="77777777" w:rsidR="00430A8F" w:rsidRDefault="00430A8F" w:rsidP="00A67B00">
            <w:r>
              <w:t>Degrees of freedom</w:t>
            </w:r>
          </w:p>
        </w:tc>
        <w:tc>
          <w:tcPr>
            <w:tcW w:w="830" w:type="dxa"/>
          </w:tcPr>
          <w:p w14:paraId="72EADAF3" w14:textId="77777777" w:rsidR="00430A8F" w:rsidRDefault="00430A8F" w:rsidP="00A67B00">
            <w:r>
              <w:t>AIC</w:t>
            </w:r>
          </w:p>
        </w:tc>
        <w:tc>
          <w:tcPr>
            <w:tcW w:w="735" w:type="dxa"/>
          </w:tcPr>
          <w:p w14:paraId="36DE9A62" w14:textId="77777777" w:rsidR="00430A8F" w:rsidRDefault="00430A8F" w:rsidP="00A67B00">
            <w:r>
              <w:t>Delta AIC</w:t>
            </w:r>
          </w:p>
        </w:tc>
      </w:tr>
      <w:tr w:rsidR="00430A8F" w14:paraId="08BC7ED8" w14:textId="77777777" w:rsidTr="00976ED4">
        <w:tc>
          <w:tcPr>
            <w:tcW w:w="4495" w:type="dxa"/>
          </w:tcPr>
          <w:p w14:paraId="5B388361" w14:textId="77777777" w:rsidR="00430A8F" w:rsidRDefault="00430A8F" w:rsidP="00A67B00">
            <w:r>
              <w:t xml:space="preserve">Period * Bay + </w:t>
            </w:r>
            <w:proofErr w:type="gramStart"/>
            <w:r>
              <w:t>offset(</w:t>
            </w:r>
            <w:proofErr w:type="gramEnd"/>
            <w:r>
              <w:t>log(number of quadrats))</w:t>
            </w:r>
          </w:p>
        </w:tc>
        <w:tc>
          <w:tcPr>
            <w:tcW w:w="1440" w:type="dxa"/>
          </w:tcPr>
          <w:p w14:paraId="22150638" w14:textId="77777777" w:rsidR="00430A8F" w:rsidRDefault="00430A8F" w:rsidP="00A67B00">
            <w:r>
              <w:t>8</w:t>
            </w:r>
          </w:p>
        </w:tc>
        <w:tc>
          <w:tcPr>
            <w:tcW w:w="830" w:type="dxa"/>
          </w:tcPr>
          <w:p w14:paraId="1B9C4DFD" w14:textId="77777777" w:rsidR="00430A8F" w:rsidRDefault="00430A8F" w:rsidP="00A67B00">
            <w:r>
              <w:t>2711.5</w:t>
            </w:r>
          </w:p>
        </w:tc>
        <w:tc>
          <w:tcPr>
            <w:tcW w:w="735" w:type="dxa"/>
          </w:tcPr>
          <w:p w14:paraId="5668ACDD" w14:textId="77777777" w:rsidR="00430A8F" w:rsidRDefault="00430A8F" w:rsidP="00A67B00">
            <w:r>
              <w:t>0.0</w:t>
            </w:r>
          </w:p>
        </w:tc>
      </w:tr>
      <w:tr w:rsidR="00430A8F" w14:paraId="57FA5640" w14:textId="77777777" w:rsidTr="00976ED4">
        <w:tc>
          <w:tcPr>
            <w:tcW w:w="4495" w:type="dxa"/>
          </w:tcPr>
          <w:p w14:paraId="425ACECE" w14:textId="77777777" w:rsidR="00430A8F" w:rsidRDefault="00430A8F" w:rsidP="00A67B00">
            <w:r>
              <w:t xml:space="preserve">Period + Bay + </w:t>
            </w:r>
            <w:proofErr w:type="gramStart"/>
            <w:r>
              <w:t>offset(</w:t>
            </w:r>
            <w:proofErr w:type="gramEnd"/>
            <w:r>
              <w:t>log(number of quadrats))</w:t>
            </w:r>
          </w:p>
        </w:tc>
        <w:tc>
          <w:tcPr>
            <w:tcW w:w="1440" w:type="dxa"/>
          </w:tcPr>
          <w:p w14:paraId="30BC805D" w14:textId="77777777" w:rsidR="00430A8F" w:rsidRDefault="00430A8F" w:rsidP="00A67B00">
            <w:r>
              <w:t>6</w:t>
            </w:r>
          </w:p>
        </w:tc>
        <w:tc>
          <w:tcPr>
            <w:tcW w:w="830" w:type="dxa"/>
          </w:tcPr>
          <w:p w14:paraId="4A954D38" w14:textId="77777777" w:rsidR="00430A8F" w:rsidRDefault="00430A8F" w:rsidP="00A67B00">
            <w:r>
              <w:t>2714.8</w:t>
            </w:r>
          </w:p>
        </w:tc>
        <w:tc>
          <w:tcPr>
            <w:tcW w:w="735" w:type="dxa"/>
          </w:tcPr>
          <w:p w14:paraId="5CC04A96" w14:textId="77777777" w:rsidR="00430A8F" w:rsidRDefault="00430A8F" w:rsidP="00A67B00">
            <w:r>
              <w:t>3.3</w:t>
            </w:r>
          </w:p>
        </w:tc>
      </w:tr>
      <w:tr w:rsidR="00430A8F" w14:paraId="0CD803D8" w14:textId="77777777" w:rsidTr="00976ED4">
        <w:tc>
          <w:tcPr>
            <w:tcW w:w="4495" w:type="dxa"/>
          </w:tcPr>
          <w:p w14:paraId="39CBB575" w14:textId="77777777" w:rsidR="00430A8F" w:rsidRDefault="00430A8F" w:rsidP="00A67B00">
            <w:r>
              <w:t xml:space="preserve">Period + </w:t>
            </w:r>
            <w:proofErr w:type="gramStart"/>
            <w:r>
              <w:t>offset(</w:t>
            </w:r>
            <w:proofErr w:type="gramEnd"/>
            <w:r>
              <w:t>log(number of quadrats))</w:t>
            </w:r>
          </w:p>
        </w:tc>
        <w:tc>
          <w:tcPr>
            <w:tcW w:w="1440" w:type="dxa"/>
          </w:tcPr>
          <w:p w14:paraId="56FD2C09" w14:textId="77777777" w:rsidR="00430A8F" w:rsidRDefault="00430A8F" w:rsidP="00A67B00">
            <w:r>
              <w:t>4</w:t>
            </w:r>
          </w:p>
        </w:tc>
        <w:tc>
          <w:tcPr>
            <w:tcW w:w="830" w:type="dxa"/>
          </w:tcPr>
          <w:p w14:paraId="498F29A3" w14:textId="77777777" w:rsidR="00430A8F" w:rsidRDefault="00430A8F" w:rsidP="00A67B00">
            <w:r>
              <w:t>2717.8</w:t>
            </w:r>
          </w:p>
        </w:tc>
        <w:tc>
          <w:tcPr>
            <w:tcW w:w="735" w:type="dxa"/>
          </w:tcPr>
          <w:p w14:paraId="143D404A" w14:textId="77777777" w:rsidR="00430A8F" w:rsidRDefault="00430A8F" w:rsidP="00A67B00">
            <w:r>
              <w:t>6.3</w:t>
            </w:r>
          </w:p>
        </w:tc>
      </w:tr>
    </w:tbl>
    <w:p w14:paraId="5DDB1F0E" w14:textId="77777777" w:rsidR="00430A8F" w:rsidRDefault="00430A8F" w:rsidP="009923C5">
      <w:pPr>
        <w:spacing w:after="0" w:line="360" w:lineRule="auto"/>
      </w:pPr>
    </w:p>
    <w:p w14:paraId="031283CC" w14:textId="77777777" w:rsidR="00A67B00" w:rsidRDefault="00A67B00">
      <w:r>
        <w:br w:type="page"/>
      </w:r>
    </w:p>
    <w:p w14:paraId="2AA2D04E" w14:textId="125FDF9F" w:rsidR="00430A8F" w:rsidRDefault="00430A8F" w:rsidP="00430A8F">
      <w:pPr>
        <w:spacing w:after="0" w:line="240" w:lineRule="auto"/>
      </w:pPr>
      <w:commentRangeStart w:id="175"/>
      <w:r>
        <w:lastRenderedPageBreak/>
        <w:t>Table</w:t>
      </w:r>
      <w:commentRangeEnd w:id="175"/>
      <w:r>
        <w:rPr>
          <w:rStyle w:val="CommentReference"/>
        </w:rPr>
        <w:commentReference w:id="175"/>
      </w:r>
      <w:r>
        <w:t xml:space="preserve"> 3.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Default="00430A8F"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6EEA6681" w14:textId="77777777" w:rsidTr="00976ED4">
        <w:tc>
          <w:tcPr>
            <w:tcW w:w="4495" w:type="dxa"/>
          </w:tcPr>
          <w:p w14:paraId="431E0B30" w14:textId="77777777" w:rsidR="00430A8F" w:rsidRDefault="00430A8F" w:rsidP="00A67B00">
            <w:r>
              <w:t>Model</w:t>
            </w:r>
          </w:p>
        </w:tc>
        <w:tc>
          <w:tcPr>
            <w:tcW w:w="1440" w:type="dxa"/>
          </w:tcPr>
          <w:p w14:paraId="72A01BE2" w14:textId="77777777" w:rsidR="00430A8F" w:rsidRDefault="00430A8F" w:rsidP="00A67B00">
            <w:r>
              <w:t>Degrees of freedom</w:t>
            </w:r>
          </w:p>
        </w:tc>
        <w:tc>
          <w:tcPr>
            <w:tcW w:w="830" w:type="dxa"/>
          </w:tcPr>
          <w:p w14:paraId="035A9914" w14:textId="77777777" w:rsidR="00430A8F" w:rsidRDefault="00430A8F" w:rsidP="00A67B00">
            <w:r>
              <w:t>AIC</w:t>
            </w:r>
          </w:p>
        </w:tc>
        <w:tc>
          <w:tcPr>
            <w:tcW w:w="735" w:type="dxa"/>
          </w:tcPr>
          <w:p w14:paraId="45AF3E00" w14:textId="77777777" w:rsidR="00430A8F" w:rsidRDefault="00430A8F" w:rsidP="00A67B00">
            <w:r>
              <w:t>Delta AIC</w:t>
            </w:r>
          </w:p>
        </w:tc>
      </w:tr>
      <w:tr w:rsidR="00430A8F" w14:paraId="14B9E5AB" w14:textId="77777777" w:rsidTr="00976ED4">
        <w:tc>
          <w:tcPr>
            <w:tcW w:w="4495" w:type="dxa"/>
          </w:tcPr>
          <w:p w14:paraId="316B6145" w14:textId="77777777" w:rsidR="00430A8F" w:rsidRDefault="00430A8F" w:rsidP="00A67B00">
            <w:r>
              <w:t xml:space="preserve">Period*Project + 1|Site + </w:t>
            </w:r>
            <w:proofErr w:type="gramStart"/>
            <w:r>
              <w:t>offset(</w:t>
            </w:r>
            <w:proofErr w:type="gramEnd"/>
            <w:r>
              <w:t>log(number of quadrats))</w:t>
            </w:r>
          </w:p>
        </w:tc>
        <w:tc>
          <w:tcPr>
            <w:tcW w:w="1440" w:type="dxa"/>
          </w:tcPr>
          <w:p w14:paraId="7F7F5806" w14:textId="77777777" w:rsidR="00430A8F" w:rsidRDefault="00430A8F" w:rsidP="00A67B00">
            <w:r>
              <w:t>10</w:t>
            </w:r>
          </w:p>
        </w:tc>
        <w:tc>
          <w:tcPr>
            <w:tcW w:w="830" w:type="dxa"/>
          </w:tcPr>
          <w:p w14:paraId="5360D4B7" w14:textId="77777777" w:rsidR="00430A8F" w:rsidRDefault="00430A8F" w:rsidP="00A67B00">
            <w:r>
              <w:t>2078.8</w:t>
            </w:r>
          </w:p>
        </w:tc>
        <w:tc>
          <w:tcPr>
            <w:tcW w:w="735" w:type="dxa"/>
          </w:tcPr>
          <w:p w14:paraId="44CD581B" w14:textId="77777777" w:rsidR="00430A8F" w:rsidRDefault="00430A8F" w:rsidP="00A67B00">
            <w:r>
              <w:t>0</w:t>
            </w:r>
          </w:p>
        </w:tc>
      </w:tr>
      <w:tr w:rsidR="00430A8F" w14:paraId="1BC606AD" w14:textId="77777777" w:rsidTr="00976ED4">
        <w:tc>
          <w:tcPr>
            <w:tcW w:w="4495" w:type="dxa"/>
          </w:tcPr>
          <w:p w14:paraId="3AAC8D24" w14:textId="77777777" w:rsidR="00430A8F" w:rsidRDefault="00430A8F" w:rsidP="00A67B00">
            <w:r>
              <w:t xml:space="preserve">Period + Low days + 1|Site + </w:t>
            </w:r>
            <w:proofErr w:type="gramStart"/>
            <w:r>
              <w:t>offset(</w:t>
            </w:r>
            <w:proofErr w:type="gramEnd"/>
            <w:r>
              <w:t>log(number of quadrats))</w:t>
            </w:r>
          </w:p>
        </w:tc>
        <w:tc>
          <w:tcPr>
            <w:tcW w:w="1440" w:type="dxa"/>
          </w:tcPr>
          <w:p w14:paraId="08AF6484" w14:textId="77777777" w:rsidR="00430A8F" w:rsidRDefault="00430A8F" w:rsidP="00A67B00">
            <w:r>
              <w:t>5</w:t>
            </w:r>
          </w:p>
        </w:tc>
        <w:tc>
          <w:tcPr>
            <w:tcW w:w="830" w:type="dxa"/>
          </w:tcPr>
          <w:p w14:paraId="4BAFC58A" w14:textId="77777777" w:rsidR="00430A8F" w:rsidRDefault="00430A8F" w:rsidP="00A67B00">
            <w:r>
              <w:t>2138.3</w:t>
            </w:r>
          </w:p>
        </w:tc>
        <w:tc>
          <w:tcPr>
            <w:tcW w:w="735" w:type="dxa"/>
          </w:tcPr>
          <w:p w14:paraId="313A11B4" w14:textId="77777777" w:rsidR="00430A8F" w:rsidRDefault="00430A8F" w:rsidP="00A67B00">
            <w:r>
              <w:t>59.5</w:t>
            </w:r>
          </w:p>
        </w:tc>
      </w:tr>
      <w:tr w:rsidR="00430A8F" w14:paraId="7149F994" w14:textId="77777777" w:rsidTr="00976ED4">
        <w:tc>
          <w:tcPr>
            <w:tcW w:w="4495" w:type="dxa"/>
          </w:tcPr>
          <w:p w14:paraId="16FADDFC" w14:textId="77777777" w:rsidR="00430A8F" w:rsidRDefault="00430A8F" w:rsidP="00A67B00">
            <w:r>
              <w:t>Period + 1|Site</w:t>
            </w:r>
          </w:p>
        </w:tc>
        <w:tc>
          <w:tcPr>
            <w:tcW w:w="1440" w:type="dxa"/>
          </w:tcPr>
          <w:p w14:paraId="3122DCCC" w14:textId="77777777" w:rsidR="00430A8F" w:rsidRDefault="00430A8F" w:rsidP="00A67B00">
            <w:r>
              <w:t>4</w:t>
            </w:r>
          </w:p>
        </w:tc>
        <w:tc>
          <w:tcPr>
            <w:tcW w:w="830" w:type="dxa"/>
          </w:tcPr>
          <w:p w14:paraId="217D4631" w14:textId="77777777" w:rsidR="00430A8F" w:rsidRDefault="00430A8F" w:rsidP="00A67B00">
            <w:r>
              <w:t>2139.4</w:t>
            </w:r>
          </w:p>
        </w:tc>
        <w:tc>
          <w:tcPr>
            <w:tcW w:w="735" w:type="dxa"/>
          </w:tcPr>
          <w:p w14:paraId="5DFA9599" w14:textId="77777777" w:rsidR="00430A8F" w:rsidRDefault="00430A8F" w:rsidP="00A67B00">
            <w:r>
              <w:t>60.6</w:t>
            </w:r>
          </w:p>
        </w:tc>
      </w:tr>
      <w:tr w:rsidR="00430A8F" w14:paraId="31A5B1C5" w14:textId="77777777" w:rsidTr="00976ED4">
        <w:tc>
          <w:tcPr>
            <w:tcW w:w="4495" w:type="dxa"/>
          </w:tcPr>
          <w:p w14:paraId="3DF88B4B" w14:textId="77777777" w:rsidR="00430A8F" w:rsidRDefault="00430A8F" w:rsidP="00A67B00">
            <w:r>
              <w:t xml:space="preserve">Period + 1|Site + </w:t>
            </w:r>
            <w:proofErr w:type="gramStart"/>
            <w:r>
              <w:t>offset(</w:t>
            </w:r>
            <w:proofErr w:type="gramEnd"/>
            <w:r>
              <w:t>log(number of quadrats))</w:t>
            </w:r>
          </w:p>
        </w:tc>
        <w:tc>
          <w:tcPr>
            <w:tcW w:w="1440" w:type="dxa"/>
          </w:tcPr>
          <w:p w14:paraId="03047EB6" w14:textId="77777777" w:rsidR="00430A8F" w:rsidRDefault="00430A8F" w:rsidP="00A67B00">
            <w:r>
              <w:t>4</w:t>
            </w:r>
          </w:p>
        </w:tc>
        <w:tc>
          <w:tcPr>
            <w:tcW w:w="830" w:type="dxa"/>
          </w:tcPr>
          <w:p w14:paraId="5E7DC403" w14:textId="77777777" w:rsidR="00430A8F" w:rsidRDefault="00430A8F" w:rsidP="00A67B00">
            <w:r>
              <w:t>2139.4</w:t>
            </w:r>
          </w:p>
        </w:tc>
        <w:tc>
          <w:tcPr>
            <w:tcW w:w="735" w:type="dxa"/>
          </w:tcPr>
          <w:p w14:paraId="19D59444" w14:textId="77777777" w:rsidR="00430A8F" w:rsidRDefault="00430A8F" w:rsidP="00A67B00">
            <w:r>
              <w:t>60.6</w:t>
            </w:r>
          </w:p>
        </w:tc>
      </w:tr>
      <w:tr w:rsidR="00430A8F" w14:paraId="2B9FE39E" w14:textId="77777777" w:rsidTr="00976ED4">
        <w:tc>
          <w:tcPr>
            <w:tcW w:w="4495" w:type="dxa"/>
          </w:tcPr>
          <w:p w14:paraId="3CA1ADD4" w14:textId="77777777" w:rsidR="00430A8F" w:rsidRDefault="00430A8F" w:rsidP="00A67B00">
            <w:r>
              <w:t xml:space="preserve">Period + (Low days Previous Period) + 1|Site + </w:t>
            </w:r>
            <w:proofErr w:type="gramStart"/>
            <w:r>
              <w:t>offset(</w:t>
            </w:r>
            <w:proofErr w:type="gramEnd"/>
            <w:r>
              <w:t>log(number of quadrats))</w:t>
            </w:r>
          </w:p>
        </w:tc>
        <w:tc>
          <w:tcPr>
            <w:tcW w:w="1440" w:type="dxa"/>
          </w:tcPr>
          <w:p w14:paraId="21968100" w14:textId="77777777" w:rsidR="00430A8F" w:rsidRDefault="00430A8F" w:rsidP="00A67B00">
            <w:r>
              <w:t>5</w:t>
            </w:r>
          </w:p>
        </w:tc>
        <w:tc>
          <w:tcPr>
            <w:tcW w:w="830" w:type="dxa"/>
          </w:tcPr>
          <w:p w14:paraId="25DF8E74" w14:textId="77777777" w:rsidR="00430A8F" w:rsidRDefault="00430A8F" w:rsidP="00A67B00">
            <w:r>
              <w:t>2140.2</w:t>
            </w:r>
          </w:p>
        </w:tc>
        <w:tc>
          <w:tcPr>
            <w:tcW w:w="735" w:type="dxa"/>
          </w:tcPr>
          <w:p w14:paraId="0C68CD7D" w14:textId="77777777" w:rsidR="00430A8F" w:rsidRDefault="00430A8F" w:rsidP="00A67B00">
            <w:r>
              <w:t>61.4</w:t>
            </w:r>
          </w:p>
        </w:tc>
      </w:tr>
      <w:tr w:rsidR="00430A8F" w14:paraId="4F35707D" w14:textId="77777777" w:rsidTr="00976ED4">
        <w:tc>
          <w:tcPr>
            <w:tcW w:w="4495" w:type="dxa"/>
          </w:tcPr>
          <w:p w14:paraId="2FEBE882" w14:textId="77777777" w:rsidR="00430A8F" w:rsidRDefault="00430A8F" w:rsidP="00A67B00">
            <w:r>
              <w:t xml:space="preserve">Low days + 1|Site + </w:t>
            </w:r>
            <w:proofErr w:type="gramStart"/>
            <w:r>
              <w:t>offset(</w:t>
            </w:r>
            <w:proofErr w:type="gramEnd"/>
            <w:r>
              <w:t>log(number of quadrats))</w:t>
            </w:r>
          </w:p>
        </w:tc>
        <w:tc>
          <w:tcPr>
            <w:tcW w:w="1440" w:type="dxa"/>
          </w:tcPr>
          <w:p w14:paraId="0843A157" w14:textId="77777777" w:rsidR="00430A8F" w:rsidRDefault="00430A8F" w:rsidP="00A67B00">
            <w:r>
              <w:t>4</w:t>
            </w:r>
          </w:p>
        </w:tc>
        <w:tc>
          <w:tcPr>
            <w:tcW w:w="830" w:type="dxa"/>
          </w:tcPr>
          <w:p w14:paraId="25913F7A" w14:textId="77777777" w:rsidR="00430A8F" w:rsidRDefault="00430A8F" w:rsidP="00A67B00">
            <w:r>
              <w:t>2158.6</w:t>
            </w:r>
          </w:p>
        </w:tc>
        <w:tc>
          <w:tcPr>
            <w:tcW w:w="735" w:type="dxa"/>
          </w:tcPr>
          <w:p w14:paraId="503CFFFD" w14:textId="77777777" w:rsidR="00430A8F" w:rsidRDefault="00430A8F" w:rsidP="00A67B00">
            <w:r>
              <w:t>79.8</w:t>
            </w:r>
          </w:p>
        </w:tc>
      </w:tr>
    </w:tbl>
    <w:p w14:paraId="5029549C" w14:textId="77777777" w:rsidR="00430A8F" w:rsidRDefault="00430A8F" w:rsidP="00430A8F">
      <w:pPr>
        <w:spacing w:after="0" w:line="360" w:lineRule="auto"/>
      </w:pPr>
    </w:p>
    <w:p w14:paraId="0F27C266" w14:textId="28EC616C" w:rsidR="00430A8F" w:rsidRDefault="00430A8F" w:rsidP="009923C5">
      <w:pPr>
        <w:spacing w:after="0" w:line="360" w:lineRule="auto"/>
      </w:pPr>
    </w:p>
    <w:p w14:paraId="0F62275B" w14:textId="77777777" w:rsidR="00430A8F" w:rsidRDefault="00430A8F" w:rsidP="009923C5">
      <w:pPr>
        <w:spacing w:after="0" w:line="360" w:lineRule="auto"/>
      </w:pPr>
    </w:p>
    <w:p w14:paraId="7BA962B2" w14:textId="77777777" w:rsidR="00A67B00" w:rsidRDefault="00A67B00">
      <w:r>
        <w:br w:type="page"/>
      </w:r>
    </w:p>
    <w:p w14:paraId="39A39D6F" w14:textId="0F885173" w:rsidR="00AA1015" w:rsidRDefault="00AA1015" w:rsidP="009923C5">
      <w:pPr>
        <w:spacing w:after="0" w:line="360" w:lineRule="auto"/>
      </w:pPr>
      <w:r>
        <w:lastRenderedPageBreak/>
        <w:t>#####################</w:t>
      </w:r>
    </w:p>
    <w:p w14:paraId="4C0FD872" w14:textId="26AA4311" w:rsidR="00AA1015" w:rsidRPr="003664CE" w:rsidRDefault="003664CE" w:rsidP="009923C5">
      <w:pPr>
        <w:spacing w:after="0" w:line="360" w:lineRule="auto"/>
        <w:rPr>
          <w:i/>
          <w:iCs/>
        </w:rPr>
      </w:pPr>
      <w:r w:rsidRPr="003664CE">
        <w:rPr>
          <w:i/>
          <w:iCs/>
        </w:rPr>
        <w:t>Figures</w:t>
      </w:r>
    </w:p>
    <w:p w14:paraId="60762F6E" w14:textId="77777777" w:rsidR="003664CE" w:rsidRDefault="003664CE" w:rsidP="009923C5">
      <w:pPr>
        <w:spacing w:after="0" w:line="360" w:lineRule="auto"/>
      </w:pPr>
      <w:r>
        <w:t>#####################</w:t>
      </w:r>
    </w:p>
    <w:p w14:paraId="7743B8E5" w14:textId="77777777" w:rsidR="003664CE" w:rsidRDefault="003664CE" w:rsidP="009923C5">
      <w:pPr>
        <w:spacing w:after="0" w:line="360" w:lineRule="auto"/>
      </w:pPr>
    </w:p>
    <w:p w14:paraId="63B81699" w14:textId="7D41DDEA" w:rsidR="00A2283D" w:rsidRDefault="00A2283D" w:rsidP="009923C5">
      <w:pPr>
        <w:spacing w:after="0" w:line="360" w:lineRule="auto"/>
      </w:pPr>
      <w:r>
        <w:t xml:space="preserve">###This will be a </w:t>
      </w:r>
      <w:proofErr w:type="gramStart"/>
      <w:r>
        <w:t>really great</w:t>
      </w:r>
      <w:proofErr w:type="gramEnd"/>
      <w:r>
        <w:t xml:space="preserve"> map of the panhandle with the F</w:t>
      </w:r>
      <w:r w:rsidR="00DD1933">
        <w:t>L</w:t>
      </w:r>
      <w:r>
        <w:t xml:space="preserve"> inset</w:t>
      </w:r>
    </w:p>
    <w:p w14:paraId="68308694" w14:textId="77777777" w:rsidR="00A2283D" w:rsidRDefault="00A2283D" w:rsidP="009923C5">
      <w:pPr>
        <w:spacing w:after="0" w:line="360" w:lineRule="auto"/>
      </w:pPr>
    </w:p>
    <w:p w14:paraId="0DEDC9A0" w14:textId="28A1AABD" w:rsidR="00AA1015" w:rsidRDefault="00AA1015" w:rsidP="009923C5">
      <w:pPr>
        <w:spacing w:after="0" w:line="360" w:lineRule="auto"/>
      </w:pPr>
      <w:commentRangeStart w:id="176"/>
      <w:r>
        <w:t>Figure 1</w:t>
      </w:r>
      <w:r w:rsidR="00A2283D">
        <w:t xml:space="preserve">. Pensacola, St. </w:t>
      </w:r>
      <w:r w:rsidR="00DD1933">
        <w:t>Andrew</w:t>
      </w:r>
      <w:r w:rsidR="00A2283D">
        <w:t>, and Apalachicola bays…</w:t>
      </w:r>
      <w:commentRangeEnd w:id="176"/>
      <w:r w:rsidR="006D3F8A">
        <w:rPr>
          <w:rStyle w:val="CommentReference"/>
        </w:rPr>
        <w:commentReference w:id="176"/>
      </w:r>
    </w:p>
    <w:p w14:paraId="4BFD9C11" w14:textId="5B590D5E" w:rsidR="00A2283D" w:rsidRDefault="00A2283D" w:rsidP="009923C5">
      <w:pPr>
        <w:spacing w:line="360" w:lineRule="auto"/>
      </w:pPr>
      <w:r>
        <w:br w:type="page"/>
      </w:r>
    </w:p>
    <w:p w14:paraId="0262BD26" w14:textId="77777777" w:rsidR="00A2283D" w:rsidRDefault="00A2283D" w:rsidP="009923C5">
      <w:pPr>
        <w:spacing w:after="0" w:line="360" w:lineRule="auto"/>
      </w:pPr>
    </w:p>
    <w:p w14:paraId="4B085B54" w14:textId="1AA48700" w:rsidR="00AA1015" w:rsidRDefault="00AA1015" w:rsidP="009923C5">
      <w:pPr>
        <w:spacing w:after="0" w:line="360" w:lineRule="auto"/>
      </w:pPr>
    </w:p>
    <w:p w14:paraId="34DBCA8A" w14:textId="7F6FDC0D" w:rsidR="00AA1015" w:rsidRDefault="00CF0227" w:rsidP="009923C5">
      <w:pPr>
        <w:spacing w:after="0" w:line="360" w:lineRule="auto"/>
      </w:pPr>
      <w:r>
        <w:rPr>
          <w:noProof/>
        </w:rPr>
        <w:drawing>
          <wp:inline distT="0" distB="0" distL="0" distR="0" wp14:anchorId="0159ED64" wp14:editId="54C8F624">
            <wp:extent cx="5943600" cy="5943600"/>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25E12980" w:rsidR="00AA1015" w:rsidRDefault="00B36D6A" w:rsidP="009923C5">
      <w:pPr>
        <w:spacing w:after="0" w:line="240" w:lineRule="auto"/>
      </w:pPr>
      <w:r>
        <w:t>Figure 2</w:t>
      </w:r>
      <w:r w:rsidR="00A2283D">
        <w:t xml:space="preserve">. </w:t>
      </w:r>
      <w:r w:rsidR="001056F7">
        <w:t>Publicly available f</w:t>
      </w:r>
      <w:r w:rsidR="00A2283D">
        <w:t xml:space="preserve">isheries dependent data from the Florida Fish and Wildlife </w:t>
      </w:r>
      <w:commentRangeStart w:id="177"/>
      <w:r w:rsidR="00A2283D">
        <w:t>Conservation</w:t>
      </w:r>
      <w:commentRangeEnd w:id="177"/>
      <w:r w:rsidR="00FE1B04">
        <w:rPr>
          <w:rStyle w:val="CommentReference"/>
        </w:rPr>
        <w:commentReference w:id="177"/>
      </w:r>
      <w:r w:rsidR="00A2283D">
        <w:t xml:space="preserve"> commission</w:t>
      </w:r>
      <w:r w:rsidR="001056F7">
        <w:t xml:space="preserve"> (</w:t>
      </w:r>
      <w:hyperlink r:id="rId14" w:history="1">
        <w:r w:rsidR="001056F7" w:rsidRPr="00FA5786">
          <w:rPr>
            <w:rStyle w:val="Hyperlink"/>
          </w:rPr>
          <w:t>https://myfwc.com/research/saltwater/fishstats/commercial-fisheries/landings-in-florida/</w:t>
        </w:r>
      </w:hyperlink>
      <w:r w:rsidR="001056F7">
        <w:t xml:space="preserve">). Each row represents a different bay (Apalachicola </w:t>
      </w:r>
      <w:r w:rsidR="009A4776">
        <w:t>panels A-C</w:t>
      </w:r>
      <w:r w:rsidR="001056F7">
        <w:t xml:space="preserve">, Pensacola </w:t>
      </w:r>
      <w:r w:rsidR="009A4776">
        <w:t>panels D-F</w:t>
      </w:r>
      <w:r w:rsidR="001056F7">
        <w:t xml:space="preserve">, St. </w:t>
      </w:r>
      <w:r w:rsidR="00DD1933">
        <w:t>Andrew</w:t>
      </w:r>
      <w:r w:rsidR="001056F7">
        <w:t xml:space="preserve"> </w:t>
      </w:r>
      <w:r w:rsidR="009A4776">
        <w:t>panel G-I</w:t>
      </w:r>
      <w:r w:rsidR="001056F7">
        <w:t>)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9923C5">
      <w:pPr>
        <w:spacing w:after="0" w:line="360" w:lineRule="auto"/>
      </w:pPr>
    </w:p>
    <w:p w14:paraId="60068F7D" w14:textId="173A2CB1" w:rsidR="00B36D6A" w:rsidRDefault="003A6D08" w:rsidP="009923C5">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Default="00E67B3A" w:rsidP="009923C5">
      <w:pPr>
        <w:spacing w:after="0" w:line="240" w:lineRule="auto"/>
      </w:pPr>
      <w:commentRangeStart w:id="178"/>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w:t>
      </w:r>
      <w:r w:rsidR="00DD1933">
        <w:t>Andrew</w:t>
      </w:r>
      <w:r w:rsidR="00421B15">
        <w:t xml:space="preserve">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commentRangeEnd w:id="178"/>
      <w:r w:rsidR="00003757">
        <w:rPr>
          <w:rStyle w:val="CommentReference"/>
        </w:rPr>
        <w:commentReference w:id="178"/>
      </w:r>
    </w:p>
    <w:p w14:paraId="31F0E2C5" w14:textId="77777777" w:rsidR="00234B71" w:rsidRDefault="00234B71" w:rsidP="009923C5">
      <w:pPr>
        <w:spacing w:after="0" w:line="360" w:lineRule="auto"/>
      </w:pPr>
    </w:p>
    <w:p w14:paraId="6B6BC0EC" w14:textId="273A8E5A" w:rsidR="00234B71" w:rsidRDefault="00700597" w:rsidP="009923C5">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Default="00234B71" w:rsidP="009923C5">
      <w:pPr>
        <w:spacing w:after="0" w:line="240" w:lineRule="auto"/>
      </w:pPr>
      <w:commentRangeStart w:id="179"/>
      <w:commentRangeStart w:id="180"/>
      <w:commentRangeStart w:id="181"/>
      <w:r>
        <w:t>Figure 4</w:t>
      </w:r>
      <w:r w:rsidR="00421B15">
        <w:t xml:space="preserve">. </w:t>
      </w:r>
      <w:commentRangeEnd w:id="179"/>
      <w:r w:rsidR="00003757">
        <w:rPr>
          <w:rStyle w:val="CommentReference"/>
        </w:rPr>
        <w:commentReference w:id="179"/>
      </w:r>
      <w:commentRangeEnd w:id="180"/>
      <w:r w:rsidR="00963AAC">
        <w:rPr>
          <w:rStyle w:val="CommentReference"/>
        </w:rPr>
        <w:commentReference w:id="180"/>
      </w:r>
      <w:commentRangeEnd w:id="181"/>
      <w:r w:rsidR="00B76AA9">
        <w:rPr>
          <w:rStyle w:val="CommentReference"/>
        </w:rPr>
        <w:commentReference w:id="181"/>
      </w:r>
      <w:r w:rsidR="00421B15">
        <w:t xml:space="preserve">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w:t>
      </w:r>
      <w:r w:rsidR="00DD1933">
        <w:t>Andrew</w:t>
      </w:r>
      <w:r w:rsidR="00542603">
        <w:t xml:space="preserve">).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9923C5">
      <w:pPr>
        <w:spacing w:after="0" w:line="360" w:lineRule="auto"/>
      </w:pPr>
    </w:p>
    <w:p w14:paraId="1B004DD4" w14:textId="2C47F016" w:rsidR="00D33E65" w:rsidRDefault="00D33E65" w:rsidP="009923C5">
      <w:pPr>
        <w:spacing w:after="0" w:line="360" w:lineRule="auto"/>
      </w:pPr>
    </w:p>
    <w:p w14:paraId="267949DC" w14:textId="161332E0" w:rsidR="00D33E65" w:rsidRDefault="00D33E65" w:rsidP="009923C5">
      <w:pPr>
        <w:spacing w:after="0" w:line="360" w:lineRule="auto"/>
      </w:pPr>
    </w:p>
    <w:p w14:paraId="79936675" w14:textId="23F9F7BB" w:rsidR="00D33E65" w:rsidRDefault="00605474" w:rsidP="009923C5">
      <w:pPr>
        <w:spacing w:after="0" w:line="36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2AAC1ED" w:rsidR="00D33E65" w:rsidRDefault="00605474" w:rsidP="009923C5">
      <w:pPr>
        <w:spacing w:after="0" w:line="240" w:lineRule="auto"/>
      </w:pPr>
      <w:commentRangeStart w:id="182"/>
      <w:r>
        <w:t xml:space="preserve">Figure </w:t>
      </w:r>
      <w:commentRangeEnd w:id="182"/>
      <w:r w:rsidR="00306E03">
        <w:rPr>
          <w:rStyle w:val="CommentReference"/>
        </w:rPr>
        <w:commentReference w:id="182"/>
      </w:r>
      <w:commentRangeStart w:id="183"/>
      <w:r>
        <w:t xml:space="preserve">5 Version 1. Live oyster spat </w:t>
      </w:r>
      <w:commentRangeEnd w:id="183"/>
      <w:r w:rsidR="00A014F0">
        <w:rPr>
          <w:rStyle w:val="CommentReference"/>
        </w:rPr>
        <w:commentReference w:id="183"/>
      </w:r>
      <w:r>
        <w:t>CPUE (</w:t>
      </w:r>
      <w:commentRangeStart w:id="184"/>
      <w:commentRangeStart w:id="185"/>
      <w:commentRangeStart w:id="186"/>
      <w:r>
        <w:t>y-axis, counts per ¼ m</w:t>
      </w:r>
      <w:r w:rsidRPr="00605474">
        <w:rPr>
          <w:vertAlign w:val="superscript"/>
        </w:rPr>
        <w:t>2</w:t>
      </w:r>
      <w:r>
        <w:t xml:space="preserve"> quadrat</w:t>
      </w:r>
      <w:commentRangeEnd w:id="184"/>
      <w:r w:rsidR="0008423A">
        <w:rPr>
          <w:rStyle w:val="CommentReference"/>
        </w:rPr>
        <w:commentReference w:id="184"/>
      </w:r>
      <w:commentRangeEnd w:id="185"/>
      <w:r w:rsidR="00B3209D">
        <w:rPr>
          <w:rStyle w:val="CommentReference"/>
        </w:rPr>
        <w:commentReference w:id="185"/>
      </w:r>
      <w:commentRangeEnd w:id="186"/>
      <w:r w:rsidR="00B76AA9">
        <w:rPr>
          <w:rStyle w:val="CommentReference"/>
        </w:rPr>
        <w:commentReference w:id="186"/>
      </w:r>
      <w:r>
        <w:t>) from each study</w:t>
      </w:r>
      <w:r w:rsidR="009923C5">
        <w:t xml:space="preserve"> in Apalachicola Bay</w:t>
      </w:r>
      <w:r>
        <w:t xml:space="preserve">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9923C5">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9923C5">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9923C5">
      <w:pPr>
        <w:spacing w:after="0" w:line="360" w:lineRule="auto"/>
      </w:pPr>
    </w:p>
    <w:p w14:paraId="4F76E276" w14:textId="1EDA9A18" w:rsidR="00FF4747" w:rsidRDefault="00FF4747" w:rsidP="009923C5">
      <w:pPr>
        <w:spacing w:after="0" w:line="360" w:lineRule="auto"/>
      </w:pPr>
    </w:p>
    <w:p w14:paraId="435645C3" w14:textId="438C1317" w:rsidR="00FF4747" w:rsidRDefault="00FF4747" w:rsidP="009923C5">
      <w:pPr>
        <w:spacing w:after="0" w:line="360"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1B079C" w14:textId="7AB82AAA" w:rsidR="00470B0E" w:rsidRDefault="00FF4747" w:rsidP="009923C5">
      <w:pPr>
        <w:spacing w:after="0" w:line="360" w:lineRule="auto"/>
      </w:pPr>
      <w:commentRangeStart w:id="187"/>
      <w:r>
        <w:t>Seed CPUE by study</w:t>
      </w:r>
      <w:commentRangeEnd w:id="187"/>
      <w:r w:rsidR="00650905">
        <w:rPr>
          <w:rStyle w:val="CommentReference"/>
        </w:rPr>
        <w:commentReference w:id="187"/>
      </w:r>
    </w:p>
    <w:p w14:paraId="0649A70F" w14:textId="529AA21F" w:rsidR="00FF4747" w:rsidRDefault="00FF4747" w:rsidP="009923C5">
      <w:pPr>
        <w:spacing w:after="0" w:line="360" w:lineRule="auto"/>
      </w:pPr>
    </w:p>
    <w:p w14:paraId="114A5788" w14:textId="3D9C0496" w:rsidR="00FF4747" w:rsidRDefault="00FF4747" w:rsidP="009923C5">
      <w:pPr>
        <w:spacing w:after="0" w:line="360"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9923C5">
      <w:pPr>
        <w:spacing w:after="0" w:line="360" w:lineRule="auto"/>
      </w:pPr>
    </w:p>
    <w:p w14:paraId="057CC5EE" w14:textId="1EC1DF6E" w:rsidR="00470B0E" w:rsidRDefault="00470B0E" w:rsidP="009923C5">
      <w:pPr>
        <w:spacing w:after="0" w:line="360" w:lineRule="auto"/>
      </w:pPr>
    </w:p>
    <w:p w14:paraId="0EA539A2" w14:textId="73A0B7F1" w:rsidR="00470B0E" w:rsidRDefault="00470B0E" w:rsidP="009923C5">
      <w:pPr>
        <w:spacing w:after="0" w:line="360" w:lineRule="auto"/>
      </w:pPr>
    </w:p>
    <w:p w14:paraId="77BD8C50" w14:textId="6E42C44C" w:rsidR="00470B0E" w:rsidRDefault="00FF4747" w:rsidP="009923C5">
      <w:pPr>
        <w:spacing w:after="0" w:line="360" w:lineRule="auto"/>
      </w:pPr>
      <w:r>
        <w:t>Legal cpue by study</w:t>
      </w:r>
    </w:p>
    <w:p w14:paraId="0ED12F82" w14:textId="6E8F28E5" w:rsidR="00470B0E" w:rsidRDefault="00470B0E" w:rsidP="009923C5">
      <w:pPr>
        <w:spacing w:after="0" w:line="36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0520DDE5" w14:textId="7E4AC0C3" w:rsidR="00470B0E" w:rsidRDefault="0062195C" w:rsidP="009923C5">
      <w:pPr>
        <w:spacing w:after="0" w:line="240" w:lineRule="auto"/>
      </w:pPr>
      <w:r>
        <w:t xml:space="preserve">Figure 6 Preamble. </w:t>
      </w:r>
      <w:r w:rsidR="00470B0E">
        <w:t>This is an example plot to demonstrate fit of the nbGLM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r w:rsidR="005809C9" w:rsidRPr="005809C9">
        <w:t>Roundwt ~ Period + offset(</w:t>
      </w:r>
      <w:proofErr w:type="gramStart"/>
      <w:r w:rsidR="005809C9" w:rsidRPr="005809C9">
        <w:t>log(</w:t>
      </w:r>
      <w:proofErr w:type="gramEnd"/>
      <w:r w:rsidR="005809C9" w:rsidRPr="005809C9">
        <w:t>Num_quads)</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nbGLM using TMB predicted values compared to the data. This same type of model will be used for live spat counts and cultch biomass.</w:t>
      </w:r>
    </w:p>
    <w:p w14:paraId="74BC6DA3" w14:textId="7BC70969" w:rsidR="006F228A" w:rsidRDefault="006F228A" w:rsidP="009923C5">
      <w:pPr>
        <w:spacing w:after="0" w:line="360" w:lineRule="auto"/>
      </w:pPr>
    </w:p>
    <w:p w14:paraId="1DC10372" w14:textId="10AE0176" w:rsidR="006F228A" w:rsidRDefault="006F228A" w:rsidP="009923C5">
      <w:pPr>
        <w:spacing w:after="0" w:line="360" w:lineRule="auto"/>
      </w:pPr>
    </w:p>
    <w:p w14:paraId="385A5C07" w14:textId="162B5F72" w:rsidR="006F228A" w:rsidRDefault="006F228A" w:rsidP="009923C5">
      <w:pPr>
        <w:spacing w:after="0" w:line="360" w:lineRule="auto"/>
      </w:pPr>
      <w:r>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9923C5">
      <w:pPr>
        <w:spacing w:after="0" w:line="360" w:lineRule="auto"/>
      </w:pPr>
    </w:p>
    <w:p w14:paraId="48B5729C" w14:textId="4799C724" w:rsidR="00B12931" w:rsidRDefault="006F228A" w:rsidP="009923C5">
      <w:pPr>
        <w:spacing w:after="0" w:line="240" w:lineRule="auto"/>
      </w:pPr>
      <w:r>
        <w:t>Figure 6 Preamble. This is an example plot to demonstrate fit of the nbGLM from TMB.</w:t>
      </w:r>
      <w:r w:rsidR="00A21E51">
        <w:t xml:space="preserve"> The model in R is written as </w:t>
      </w:r>
      <w:r w:rsidR="00A21E51" w:rsidRPr="00A21E51">
        <w:t>Sum_spat ~ Period * Project + offset(</w:t>
      </w:r>
      <w:proofErr w:type="gramStart"/>
      <w:r w:rsidR="00A21E51" w:rsidRPr="00A21E51">
        <w:t>log(</w:t>
      </w:r>
      <w:proofErr w:type="gramEnd"/>
      <w:r w:rsidR="00A21E51" w:rsidRPr="00A21E51">
        <w:t>Num_quads)</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eriod. The ribbon is the 95% confidence interval around the predicted value. The y-axis is large because this is the amount of material that would come from 150 quadrats. This plot is just inserted to demonstrate visually the performance of the nbGLM using TMB predicted values compared to the data. This same type of model will be used for live spat counts and cultch biomass.</w:t>
      </w:r>
    </w:p>
    <w:p w14:paraId="7C5CA15D" w14:textId="4AFEA3ED" w:rsidR="00B12931" w:rsidRDefault="00B12931" w:rsidP="009923C5">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Default="00B12931" w:rsidP="009923C5">
      <w:pPr>
        <w:spacing w:after="0" w:line="240" w:lineRule="auto"/>
      </w:pPr>
      <w:commentRangeStart w:id="188"/>
      <w:r>
        <w:t>Figure 6</w:t>
      </w:r>
      <w:r w:rsidR="00775058">
        <w:t xml:space="preserve">. </w:t>
      </w:r>
      <w:commentRangeEnd w:id="188"/>
      <w:r w:rsidR="006677EC">
        <w:rPr>
          <w:rStyle w:val="CommentReference"/>
        </w:rPr>
        <w:commentReference w:id="188"/>
      </w:r>
      <w:r w:rsidR="00DD6DD4">
        <w:t xml:space="preserve">These are the predicted live oyster count for a single ¼ m2 quadrat predicted using a nbGLM model in R generally written as </w:t>
      </w:r>
      <w:r w:rsidR="00DD6DD4" w:rsidRPr="00A21E51">
        <w:t>Sum_spat ~ Period * Project + offset(</w:t>
      </w:r>
      <w:proofErr w:type="gramStart"/>
      <w:r w:rsidR="00DD6DD4" w:rsidRPr="00A21E51">
        <w:t>log(</w:t>
      </w:r>
      <w:proofErr w:type="gramEnd"/>
      <w:r w:rsidR="00DD6DD4" w:rsidRPr="00A21E51">
        <w:t>Num_quads)</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w:t>
      </w:r>
      <w:commentRangeStart w:id="189"/>
      <w:commentRangeStart w:id="190"/>
      <w:r w:rsidR="00AB2DF0">
        <w:t>This utility of this plot is up for discussion.</w:t>
      </w:r>
      <w:commentRangeEnd w:id="189"/>
      <w:r w:rsidR="00042E19">
        <w:rPr>
          <w:rStyle w:val="CommentReference"/>
        </w:rPr>
        <w:commentReference w:id="189"/>
      </w:r>
      <w:commentRangeEnd w:id="190"/>
      <w:r w:rsidR="00B76AA9">
        <w:rPr>
          <w:rStyle w:val="CommentReference"/>
        </w:rPr>
        <w:commentReference w:id="190"/>
      </w:r>
    </w:p>
    <w:p w14:paraId="3C4682BD" w14:textId="77777777" w:rsidR="007A0628" w:rsidRDefault="007A0628" w:rsidP="009923C5">
      <w:pPr>
        <w:spacing w:after="0" w:line="360" w:lineRule="auto"/>
      </w:pPr>
    </w:p>
    <w:p w14:paraId="71444F97" w14:textId="77777777" w:rsidR="007A0628" w:rsidRDefault="007A0628" w:rsidP="009923C5">
      <w:pPr>
        <w:spacing w:after="0" w:line="360" w:lineRule="auto"/>
      </w:pPr>
    </w:p>
    <w:p w14:paraId="5DE827D3" w14:textId="77777777" w:rsidR="007A0628" w:rsidRDefault="007A0628" w:rsidP="009923C5">
      <w:pPr>
        <w:spacing w:after="0" w:line="360" w:lineRule="auto"/>
      </w:pPr>
    </w:p>
    <w:p w14:paraId="4DD562AF" w14:textId="77777777" w:rsidR="007A0628" w:rsidRDefault="007A0628" w:rsidP="009923C5">
      <w:pPr>
        <w:spacing w:after="0" w:line="360" w:lineRule="auto"/>
      </w:pPr>
    </w:p>
    <w:p w14:paraId="0C23A93B" w14:textId="4C7F77EA" w:rsidR="007A0628" w:rsidRDefault="000425CF" w:rsidP="009923C5">
      <w:pPr>
        <w:spacing w:after="0" w:line="36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9923C5">
      <w:pPr>
        <w:spacing w:after="0" w:line="360" w:lineRule="auto"/>
      </w:pPr>
    </w:p>
    <w:p w14:paraId="0EB623FF" w14:textId="185257B8" w:rsidR="004332BE" w:rsidRDefault="007A0628" w:rsidP="009923C5">
      <w:pPr>
        <w:spacing w:after="0" w:line="240" w:lineRule="auto"/>
      </w:pPr>
      <w:commentRangeStart w:id="191"/>
      <w:commentRangeStart w:id="192"/>
      <w:commentRangeStart w:id="193"/>
      <w:r>
        <w:t xml:space="preserve">Figure </w:t>
      </w:r>
      <w:commentRangeEnd w:id="191"/>
      <w:r w:rsidR="00306E03">
        <w:rPr>
          <w:rStyle w:val="CommentReference"/>
        </w:rPr>
        <w:commentReference w:id="191"/>
      </w:r>
      <w:commentRangeEnd w:id="192"/>
      <w:r w:rsidR="00A3555C">
        <w:rPr>
          <w:rStyle w:val="CommentReference"/>
        </w:rPr>
        <w:commentReference w:id="192"/>
      </w:r>
      <w:commentRangeEnd w:id="193"/>
      <w:r w:rsidR="00644BDB">
        <w:rPr>
          <w:rStyle w:val="CommentReference"/>
        </w:rPr>
        <w:commentReference w:id="193"/>
      </w:r>
      <w:r>
        <w:t>7</w:t>
      </w:r>
      <w:r w:rsidR="004332BE">
        <w:t xml:space="preserve">. Predicted change in cultch biomass from the four different studies in Apalachicola. The model in R is written as </w:t>
      </w:r>
      <w:r w:rsidR="004332BE" w:rsidRPr="005809C9">
        <w:t>Roundwt ~ Period + offset(</w:t>
      </w:r>
      <w:proofErr w:type="gramStart"/>
      <w:r w:rsidR="004332BE" w:rsidRPr="005809C9">
        <w:t>log(</w:t>
      </w:r>
      <w:proofErr w:type="gramEnd"/>
      <w:r w:rsidR="004332BE" w:rsidRPr="005809C9">
        <w:t>Num_quads)</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9923C5">
      <w:pPr>
        <w:spacing w:after="0" w:line="360" w:lineRule="auto"/>
      </w:pPr>
    </w:p>
    <w:p w14:paraId="22B0B62F" w14:textId="7049FE44" w:rsidR="009A01F2" w:rsidRDefault="009A01F2" w:rsidP="009923C5">
      <w:pPr>
        <w:spacing w:after="0" w:line="360" w:lineRule="auto"/>
      </w:pPr>
    </w:p>
    <w:p w14:paraId="61AC64B2" w14:textId="218B2971" w:rsidR="009A01F2" w:rsidRDefault="009A01F2" w:rsidP="009923C5">
      <w:pPr>
        <w:spacing w:after="0" w:line="36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4"/>
                    <a:stretch>
                      <a:fillRect/>
                    </a:stretch>
                  </pic:blipFill>
                  <pic:spPr>
                    <a:xfrm>
                      <a:off x="0" y="0"/>
                      <a:ext cx="5753100" cy="5753100"/>
                    </a:xfrm>
                    <a:prstGeom prst="rect">
                      <a:avLst/>
                    </a:prstGeom>
                  </pic:spPr>
                </pic:pic>
              </a:graphicData>
            </a:graphic>
          </wp:inline>
        </w:drawing>
      </w:r>
    </w:p>
    <w:p w14:paraId="72C18D85" w14:textId="759043E6" w:rsidR="009A01F2" w:rsidRDefault="009A01F2" w:rsidP="009923C5">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r w:rsidR="00C6175A" w:rsidRPr="005809C9">
        <w:t>Roundwt ~ Period + offset(</w:t>
      </w:r>
      <w:proofErr w:type="gramStart"/>
      <w:r w:rsidR="00C6175A" w:rsidRPr="005809C9">
        <w:t>log(</w:t>
      </w:r>
      <w:proofErr w:type="gramEnd"/>
      <w:r w:rsidR="00C6175A" w:rsidRPr="005809C9">
        <w:t>Num_quads)</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 xml:space="preserve">t like predicting over </w:t>
      </w:r>
      <w:proofErr w:type="gramStart"/>
      <w:r>
        <w:t>a period of time</w:t>
      </w:r>
      <w:proofErr w:type="gramEnd"/>
      <w:r>
        <w:t xml:space="preserve"> when there are no data.</w:t>
      </w:r>
      <w:r w:rsidR="00C6175A">
        <w:t xml:space="preserve"> </w:t>
      </w:r>
      <w:commentRangeStart w:id="194"/>
      <w:r w:rsidR="00C6175A">
        <w:t>The utility of this plot is up for discussion.</w:t>
      </w:r>
      <w:commentRangeEnd w:id="194"/>
      <w:r w:rsidR="002135D4">
        <w:rPr>
          <w:rStyle w:val="CommentReference"/>
        </w:rPr>
        <w:commentReference w:id="194"/>
      </w:r>
    </w:p>
    <w:p w14:paraId="6C48AD99" w14:textId="77777777" w:rsidR="009A01F2" w:rsidRDefault="009A01F2" w:rsidP="009923C5">
      <w:pPr>
        <w:spacing w:after="0" w:line="360" w:lineRule="auto"/>
      </w:pPr>
    </w:p>
    <w:p w14:paraId="1E4A0858" w14:textId="145003D4" w:rsidR="007A0628" w:rsidRDefault="00CE23F3" w:rsidP="009923C5">
      <w:pPr>
        <w:spacing w:after="0" w:line="360"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9923C5">
      <w:pPr>
        <w:spacing w:after="0" w:line="360" w:lineRule="auto"/>
      </w:pPr>
    </w:p>
    <w:p w14:paraId="193FDED2" w14:textId="295C82F2" w:rsidR="007A0628" w:rsidRDefault="007A0628" w:rsidP="009923C5">
      <w:pPr>
        <w:spacing w:after="0" w:line="240" w:lineRule="auto"/>
      </w:pPr>
      <w:commentRangeStart w:id="195"/>
      <w:commentRangeStart w:id="196"/>
      <w:r>
        <w:t xml:space="preserve">Figure </w:t>
      </w:r>
      <w:commentRangeEnd w:id="195"/>
      <w:r w:rsidR="00D139BE">
        <w:rPr>
          <w:rStyle w:val="CommentReference"/>
        </w:rPr>
        <w:commentReference w:id="195"/>
      </w:r>
      <w:commentRangeEnd w:id="196"/>
      <w:r w:rsidR="00B0311E">
        <w:rPr>
          <w:rStyle w:val="CommentReference"/>
        </w:rPr>
        <w:commentReference w:id="196"/>
      </w:r>
      <w:r>
        <w:t>8</w:t>
      </w:r>
      <w:r w:rsidR="00CE23F3">
        <w:t xml:space="preserve"> Alternate</w:t>
      </w:r>
      <w:r w:rsidR="008E0E5E">
        <w:t xml:space="preserve">. </w:t>
      </w:r>
      <w:r w:rsidR="00CE23F3">
        <w:t>L</w:t>
      </w:r>
      <w:r w:rsidR="008E0E5E">
        <w:t>ive oyster spat (y-axis)</w:t>
      </w:r>
      <w:r w:rsidR="00A80471">
        <w:t xml:space="preserve"> and </w:t>
      </w:r>
      <w:commentRangeStart w:id="197"/>
      <w:r w:rsidR="00A80471">
        <w:t>weight of cultch (x-axis, kg)</w:t>
      </w:r>
      <w:r w:rsidR="008E0E5E">
        <w:t xml:space="preserve"> </w:t>
      </w:r>
      <w:r w:rsidR="00A80471">
        <w:t xml:space="preserve">for </w:t>
      </w:r>
      <w:commentRangeEnd w:id="197"/>
      <w:r w:rsidR="00F64D50">
        <w:rPr>
          <w:rStyle w:val="CommentReference"/>
        </w:rPr>
        <w:commentReference w:id="197"/>
      </w:r>
      <w:r w:rsidR="00A80471">
        <w:t xml:space="preserve">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9923C5">
      <w:pPr>
        <w:spacing w:after="0" w:line="360" w:lineRule="auto"/>
      </w:pPr>
    </w:p>
    <w:p w14:paraId="2C995DF1" w14:textId="12B5B5E7" w:rsidR="00CE23F3" w:rsidRDefault="00CE23F3" w:rsidP="009923C5">
      <w:pPr>
        <w:spacing w:after="0" w:line="360" w:lineRule="auto"/>
      </w:pPr>
    </w:p>
    <w:p w14:paraId="6010201B" w14:textId="57D2AF1A" w:rsidR="00CE23F3" w:rsidRDefault="00CE23F3" w:rsidP="009923C5">
      <w:pPr>
        <w:spacing w:after="0" w:line="360" w:lineRule="auto"/>
      </w:pPr>
    </w:p>
    <w:p w14:paraId="077F656E" w14:textId="3D62D3B3" w:rsidR="007A0628" w:rsidRDefault="007A0628" w:rsidP="009923C5">
      <w:pPr>
        <w:spacing w:after="0" w:line="360" w:lineRule="auto"/>
      </w:pPr>
    </w:p>
    <w:p w14:paraId="13605059" w14:textId="70F72365" w:rsidR="007A0628" w:rsidRDefault="007A0628" w:rsidP="009923C5">
      <w:pPr>
        <w:spacing w:after="0" w:line="360" w:lineRule="auto"/>
      </w:pPr>
    </w:p>
    <w:p w14:paraId="5415DB51" w14:textId="658B958E" w:rsidR="007A0628" w:rsidRDefault="007A0628" w:rsidP="009923C5">
      <w:pPr>
        <w:spacing w:after="0" w:line="360" w:lineRule="auto"/>
      </w:pPr>
    </w:p>
    <w:p w14:paraId="36F54E57" w14:textId="7BCB2CB4" w:rsidR="007A0628" w:rsidRDefault="007A0628" w:rsidP="009923C5">
      <w:pPr>
        <w:spacing w:after="0" w:line="360" w:lineRule="auto"/>
      </w:pPr>
    </w:p>
    <w:p w14:paraId="3C7EF212" w14:textId="6D197FF7" w:rsidR="007A0628" w:rsidRDefault="007A0628" w:rsidP="009923C5">
      <w:pPr>
        <w:spacing w:after="0" w:line="360" w:lineRule="auto"/>
      </w:pPr>
    </w:p>
    <w:p w14:paraId="064F285C" w14:textId="25CC0E31" w:rsidR="007A0628" w:rsidRDefault="007A0628" w:rsidP="009923C5">
      <w:pPr>
        <w:spacing w:after="0" w:line="360" w:lineRule="auto"/>
      </w:pPr>
    </w:p>
    <w:p w14:paraId="20492D31" w14:textId="0DC750D1" w:rsidR="007A0628" w:rsidRDefault="007A0628" w:rsidP="009923C5">
      <w:pPr>
        <w:spacing w:after="0" w:line="36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Default="007A0628" w:rsidP="009923C5">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9923C5">
      <w:pPr>
        <w:spacing w:after="0" w:line="360" w:lineRule="auto"/>
      </w:pPr>
    </w:p>
    <w:p w14:paraId="5D97F6A8" w14:textId="5EFBB2A6" w:rsidR="00802DDA" w:rsidRDefault="00EB5A0A" w:rsidP="009923C5">
      <w:pPr>
        <w:spacing w:after="0" w:line="36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Default="00416FC5" w:rsidP="009923C5">
      <w:pPr>
        <w:spacing w:after="0" w:line="240" w:lineRule="auto"/>
      </w:pPr>
      <w:commentRangeStart w:id="198"/>
      <w:r>
        <w:t xml:space="preserve">Figure </w:t>
      </w:r>
      <w:commentRangeEnd w:id="198"/>
      <w:r w:rsidR="00D139BE">
        <w:rPr>
          <w:rStyle w:val="CommentReference"/>
        </w:rPr>
        <w:commentReference w:id="198"/>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65968895" w14:textId="5B2794AE" w:rsidR="00912438" w:rsidRPr="00AF3465" w:rsidRDefault="00912438" w:rsidP="009923C5">
      <w:pPr>
        <w:spacing w:after="0" w:line="360"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6-27T06:42:00Z" w:initials="PB">
    <w:p w14:paraId="15DC4757" w14:textId="24B03E91" w:rsidR="00BC41F2" w:rsidRDefault="00DD1933" w:rsidP="00BC41F2">
      <w:pPr>
        <w:pStyle w:val="CommentText"/>
      </w:pPr>
      <w:r>
        <w:rPr>
          <w:rStyle w:val="CommentReference"/>
        </w:rPr>
        <w:annotationRef/>
      </w:r>
      <w:r w:rsidR="00BC41F2">
        <w:t>Need to work on these references. Check with Jason Herrmann on better report.</w:t>
      </w:r>
    </w:p>
    <w:p w14:paraId="1F325423" w14:textId="77777777" w:rsidR="00DD1933" w:rsidRDefault="00DD1933">
      <w:pPr>
        <w:pStyle w:val="CommentText"/>
      </w:pPr>
    </w:p>
    <w:p w14:paraId="05FEC5DC" w14:textId="61EADDE1" w:rsidR="00DD1933" w:rsidRDefault="00674D5D">
      <w:pPr>
        <w:pStyle w:val="CommentText"/>
      </w:pPr>
      <w:hyperlink r:id="rId1" w:history="1">
        <w:r w:rsidR="00DD1933"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1" w:author="Bill Pine" w:date="2022-06-27T07:05:00Z" w:initials="PB">
    <w:p w14:paraId="5A1A0080" w14:textId="77777777" w:rsidR="007904A2" w:rsidRDefault="007904A2" w:rsidP="007904A2">
      <w:pPr>
        <w:pStyle w:val="CommentText"/>
      </w:pPr>
      <w:r>
        <w:rPr>
          <w:rStyle w:val="CommentReference"/>
        </w:rPr>
        <w:annotationRef/>
      </w:r>
      <w:r w:rsidRPr="00DD1933">
        <w:t>https://www.ca10.uscourts.gov/sites/ca10/files/SM142/670.pdf</w:t>
      </w:r>
    </w:p>
  </w:comment>
  <w:comment w:id="2" w:author="Pine, Bill" w:date="2022-07-11T11:22:00Z" w:initials="PB">
    <w:p w14:paraId="6E3793C9" w14:textId="77777777" w:rsidR="00151BFE" w:rsidRDefault="00151BFE" w:rsidP="00257A4E">
      <w:pPr>
        <w:pStyle w:val="CommentText"/>
      </w:pPr>
      <w:r>
        <w:rPr>
          <w:rStyle w:val="CommentReference"/>
        </w:rPr>
        <w:annotationRef/>
      </w:r>
      <w:r>
        <w:t>I don't disagree with this. But my point is that restoration programs are larger than fisheries programs. Every time I have pointed this out people (who should know that) are surprised).</w:t>
      </w:r>
    </w:p>
  </w:comment>
  <w:comment w:id="17" w:author="Sandra Brooke" w:date="2022-07-08T16:37:00Z" w:initials="SB">
    <w:p w14:paraId="76EEE1F5" w14:textId="43B74030" w:rsidR="00BE442B" w:rsidRDefault="00BE442B">
      <w:pPr>
        <w:pStyle w:val="CommentText"/>
      </w:pPr>
      <w:r>
        <w:rPr>
          <w:rStyle w:val="CommentReference"/>
        </w:rPr>
        <w:annotationRef/>
      </w:r>
      <w:r>
        <w:t xml:space="preserve">Are you </w:t>
      </w:r>
      <w:r w:rsidR="0086307A">
        <w:t xml:space="preserve">distinguishing between </w:t>
      </w:r>
      <w:r w:rsidR="00050444">
        <w:t>clutching/re-shelling as a management strategy, and restoration of depleted reefs?</w:t>
      </w:r>
      <w:r w:rsidR="001D09B3">
        <w:t xml:space="preserve"> </w:t>
      </w:r>
      <w:r w:rsidR="00E8774F">
        <w:t>If so, I would clarify and define what you are referring to as restoration.</w:t>
      </w:r>
      <w:r w:rsidR="00733AF1">
        <w:t xml:space="preserve"> </w:t>
      </w:r>
      <w:r w:rsidR="00590865">
        <w:t xml:space="preserve">Cultching is also done to maintain populations not recover them. </w:t>
      </w:r>
    </w:p>
  </w:comment>
  <w:comment w:id="18" w:author="Pine, Bill" w:date="2022-07-11T11:17:00Z" w:initials="PB">
    <w:p w14:paraId="79F16F65" w14:textId="77777777" w:rsidR="00151BFE" w:rsidRDefault="00151BFE" w:rsidP="005017F5">
      <w:pPr>
        <w:pStyle w:val="CommentText"/>
      </w:pPr>
      <w:r>
        <w:rPr>
          <w:rStyle w:val="CommentReference"/>
        </w:rPr>
        <w:annotationRef/>
      </w:r>
      <w:r>
        <w:t xml:space="preserve">Restoration is a management action. </w:t>
      </w:r>
    </w:p>
  </w:comment>
  <w:comment w:id="21" w:author="Sandra Brooke" w:date="2022-07-08T16:41:00Z" w:initials="SB">
    <w:p w14:paraId="49CECDDF" w14:textId="3E4B7332" w:rsidR="009A1AC2" w:rsidRDefault="009A1AC2">
      <w:pPr>
        <w:pStyle w:val="CommentText"/>
      </w:pPr>
      <w:r>
        <w:rPr>
          <w:rStyle w:val="CommentReference"/>
        </w:rPr>
        <w:annotationRef/>
      </w:r>
      <w:r>
        <w:t>Are these depleted areas really resilient? It seems unlikely</w:t>
      </w:r>
    </w:p>
  </w:comment>
  <w:comment w:id="22" w:author="Pine, Bill" w:date="2022-07-11T11:17:00Z" w:initials="PB">
    <w:p w14:paraId="74E285FF" w14:textId="77777777" w:rsidR="00151BFE" w:rsidRDefault="00151BFE" w:rsidP="00E05CBF">
      <w:pPr>
        <w:pStyle w:val="CommentText"/>
      </w:pPr>
      <w:r>
        <w:rPr>
          <w:rStyle w:val="CommentReference"/>
        </w:rPr>
        <w:annotationRef/>
      </w:r>
      <w:r>
        <w:t>Resilient meaning "resistant to change in state", more of the Holling framework.</w:t>
      </w:r>
    </w:p>
  </w:comment>
  <w:comment w:id="19" w:author="Andrew Shantz" w:date="2022-06-29T21:55:00Z" w:initials="AS">
    <w:p w14:paraId="1F491ACA" w14:textId="313B83CB" w:rsidR="002337A4" w:rsidRDefault="009E28DD">
      <w:pPr>
        <w:pStyle w:val="CommentText"/>
      </w:pPr>
      <w:r>
        <w:rPr>
          <w:rStyle w:val="CommentReference"/>
        </w:rPr>
        <w:annotationRef/>
      </w:r>
      <w:r w:rsidR="008D4743">
        <w:t>I wouldn</w:t>
      </w:r>
      <w:r w:rsidR="008E3B30">
        <w:t>’</w:t>
      </w:r>
      <w:r w:rsidR="008D4743">
        <w:t>t call this a “low but resilient oyster reef”</w:t>
      </w:r>
      <w:r w:rsidR="008E3B30">
        <w:t xml:space="preserve">. </w:t>
      </w:r>
      <w:r>
        <w:t>If oysters are not there in sufficient numbers to build a reef than</w:t>
      </w:r>
      <w:r w:rsidR="002337A4">
        <w:t xml:space="preserve"> by definition,</w:t>
      </w:r>
      <w:r>
        <w:t xml:space="preserve"> the system is not an oyster reef.</w:t>
      </w:r>
      <w:r w:rsidR="008D4743">
        <w:t xml:space="preserve"> </w:t>
      </w:r>
      <w:r w:rsidR="002337A4">
        <w:t>T</w:t>
      </w:r>
      <w:r>
        <w:t xml:space="preserve">his </w:t>
      </w:r>
      <w:r w:rsidR="002337A4">
        <w:t xml:space="preserve">is </w:t>
      </w:r>
      <w:r>
        <w:t>a classic example of an alternate stable state.</w:t>
      </w:r>
      <w:r w:rsidR="002337A4">
        <w:t xml:space="preserve"> </w:t>
      </w:r>
    </w:p>
    <w:p w14:paraId="14F8EE77" w14:textId="5C50F849" w:rsidR="009E28DD" w:rsidRDefault="002337A4">
      <w:pPr>
        <w:pStyle w:val="CommentText"/>
      </w:pPr>
      <w:r>
        <w:t xml:space="preserve">I’m also not </w:t>
      </w:r>
      <w:r w:rsidR="003D0463">
        <w:t>convinced th</w:t>
      </w:r>
      <w:r w:rsidR="008E3B30">
        <w:t>ere</w:t>
      </w:r>
      <w:r w:rsidR="003D0463">
        <w:t xml:space="preserve"> is </w:t>
      </w:r>
      <w:r>
        <w:t>evidence of resilient</w:t>
      </w:r>
      <w:r w:rsidR="003D0463">
        <w:t xml:space="preserve"> populations</w:t>
      </w:r>
      <w:r>
        <w:t xml:space="preserve"> in a lot of places where restoration is</w:t>
      </w:r>
      <w:r w:rsidR="008E3B30">
        <w:t xml:space="preserve"> being</w:t>
      </w:r>
      <w:r>
        <w:t xml:space="preserve"> attempted – the</w:t>
      </w:r>
      <w:r w:rsidR="003D0463">
        <w:t>se</w:t>
      </w:r>
      <w:r>
        <w:t xml:space="preserve"> reefs have </w:t>
      </w:r>
      <w:r w:rsidR="00751D74">
        <w:t>collapsed,</w:t>
      </w:r>
      <w:r>
        <w:t xml:space="preserve"> </w:t>
      </w:r>
      <w:r w:rsidR="003D0463">
        <w:t xml:space="preserve">and </w:t>
      </w:r>
      <w:r>
        <w:t>I wouldn</w:t>
      </w:r>
      <w:r w:rsidR="003D0463">
        <w:t>’</w:t>
      </w:r>
      <w:r>
        <w:t xml:space="preserve">t be surprised if </w:t>
      </w:r>
      <w:r w:rsidR="003D0463">
        <w:t>a lot of these</w:t>
      </w:r>
      <w:r>
        <w:t xml:space="preserve"> locations are essentially sinks in a larger meta-population.</w:t>
      </w:r>
    </w:p>
  </w:comment>
  <w:comment w:id="20" w:author="Pine, Bill" w:date="2022-07-11T11:16:00Z" w:initials="PB">
    <w:p w14:paraId="60CF917B" w14:textId="77777777" w:rsidR="00151BFE" w:rsidRDefault="00151BFE" w:rsidP="00B838F7">
      <w:pPr>
        <w:pStyle w:val="CommentText"/>
      </w:pPr>
      <w:r>
        <w:rPr>
          <w:rStyle w:val="CommentReference"/>
        </w:rPr>
        <w:annotationRef/>
      </w:r>
      <w:r>
        <w:t>Resilient is "resistant to change in state" OR "returns to a state" it depends if you are following a Holling or other type of definition. So you can be highly resilient - resistant to changing state and be in low abundance.</w:t>
      </w:r>
    </w:p>
  </w:comment>
  <w:comment w:id="26" w:author="Pine, Bill" w:date="2022-07-11T13:28:00Z" w:initials="PB">
    <w:p w14:paraId="209649DE" w14:textId="77777777" w:rsidR="00763BFB" w:rsidRDefault="00763BFB" w:rsidP="00C97CD4">
      <w:pPr>
        <w:pStyle w:val="CommentText"/>
      </w:pPr>
      <w:r>
        <w:rPr>
          <w:rStyle w:val="CommentReference"/>
        </w:rPr>
        <w:annotationRef/>
      </w:r>
      <w:r>
        <w:t>Still thinking about this.</w:t>
      </w:r>
    </w:p>
  </w:comment>
  <w:comment w:id="68" w:author="Sandra Brooke" w:date="2022-07-07T11:15:00Z" w:initials="SB">
    <w:p w14:paraId="081D83A6" w14:textId="77777777" w:rsidR="00763BFB" w:rsidRDefault="00763BFB" w:rsidP="00763BFB">
      <w:pPr>
        <w:pStyle w:val="CommentText"/>
      </w:pPr>
      <w:r>
        <w:rPr>
          <w:rStyle w:val="CommentReference"/>
        </w:rPr>
        <w:annotationRef/>
      </w:r>
      <w:r>
        <w:t>These are not reefs, they are thin layers of material on mud and shell hash</w:t>
      </w:r>
    </w:p>
  </w:comment>
  <w:comment w:id="69" w:author="Pine, Bill" w:date="2022-07-09T08:53:00Z" w:initials="PB">
    <w:p w14:paraId="6F501AE5" w14:textId="77777777" w:rsidR="00763BFB" w:rsidRDefault="00763BFB" w:rsidP="00763BFB">
      <w:pPr>
        <w:pStyle w:val="CommentText"/>
      </w:pPr>
      <w:r>
        <w:rPr>
          <w:rStyle w:val="CommentReference"/>
        </w:rPr>
        <w:annotationRef/>
      </w:r>
      <w:r>
        <w:t>The reports from DEP and FWC say that these projects are designed to enhance reefs. So I am just referring to them as what their stated intent was in their agency reports to the funding agencies.</w:t>
      </w:r>
    </w:p>
  </w:comment>
  <w:comment w:id="70" w:author="Sandra Brooke" w:date="2022-07-07T11:18:00Z" w:initials="SB">
    <w:p w14:paraId="230AB230" w14:textId="78B789E3" w:rsidR="00B34C03" w:rsidRDefault="00B34C03">
      <w:pPr>
        <w:pStyle w:val="CommentText"/>
      </w:pPr>
      <w:r>
        <w:rPr>
          <w:rStyle w:val="CommentReference"/>
        </w:rPr>
        <w:annotationRef/>
      </w:r>
      <w:r>
        <w:t>Do they knock the oysters off the cultch before weighing?</w:t>
      </w:r>
    </w:p>
  </w:comment>
  <w:comment w:id="71" w:author="Pine, Bill" w:date="2022-07-11T14:33:00Z" w:initials="PB">
    <w:p w14:paraId="66DB63DA" w14:textId="77777777" w:rsidR="00763BFB" w:rsidRDefault="00763BFB" w:rsidP="00A85D8C">
      <w:pPr>
        <w:pStyle w:val="CommentText"/>
      </w:pPr>
      <w:r>
        <w:rPr>
          <w:rStyle w:val="CommentReference"/>
        </w:rPr>
        <w:annotationRef/>
      </w:r>
      <w:r>
        <w:t>No, I don't think so. Based on my conversations it is just the weight of the material (living and dead).</w:t>
      </w:r>
    </w:p>
  </w:comment>
  <w:comment w:id="72" w:author="Sandra Brooke" w:date="2022-07-08T17:16:00Z" w:initials="SB">
    <w:p w14:paraId="74AFE4D5" w14:textId="13DF8E95" w:rsidR="00B058D0" w:rsidRDefault="00B058D0">
      <w:pPr>
        <w:pStyle w:val="CommentText"/>
      </w:pPr>
      <w:r>
        <w:rPr>
          <w:rStyle w:val="CommentReference"/>
        </w:rPr>
        <w:annotationRef/>
      </w:r>
      <w:r>
        <w:t xml:space="preserve">As far as I can tell you do not </w:t>
      </w:r>
      <w:r w:rsidR="000C6D7A">
        <w:t>an</w:t>
      </w:r>
      <w:r w:rsidR="00C6056A">
        <w:t>a</w:t>
      </w:r>
      <w:r w:rsidR="000C6D7A">
        <w:t>lyze cultch density</w:t>
      </w:r>
      <w:r w:rsidR="007154EC">
        <w:t xml:space="preserve"> or material, </w:t>
      </w:r>
      <w:r w:rsidR="000C6D7A">
        <w:t xml:space="preserve"> </w:t>
      </w:r>
      <w:r w:rsidR="00F50517">
        <w:t>just site</w:t>
      </w:r>
      <w:r w:rsidR="007154EC">
        <w:t xml:space="preserve">. This is OK for material but NFWF-1 used 4 different densities so </w:t>
      </w:r>
      <w:r w:rsidR="00BC6972">
        <w:t>site cannot be used as a proxy for this project</w:t>
      </w:r>
      <w:r w:rsidR="00F50517">
        <w:t xml:space="preserve"> </w:t>
      </w:r>
    </w:p>
  </w:comment>
  <w:comment w:id="73" w:author="Pine, Bill" w:date="2022-07-11T15:06:00Z" w:initials="PB">
    <w:p w14:paraId="54F840BB" w14:textId="77777777" w:rsidR="00763BFB" w:rsidRDefault="00763BFB" w:rsidP="00B52FA7">
      <w:pPr>
        <w:pStyle w:val="CommentText"/>
      </w:pPr>
      <w:r>
        <w:rPr>
          <w:rStyle w:val="CommentReference"/>
        </w:rPr>
        <w:annotationRef/>
      </w:r>
      <w:r>
        <w:t>I don't understand the question.  If any of the "projects" show a different response, then a closer look would be taken at that project. I also showed from an earlier short report that there were no differences in the "treatment" applied in the NFWF 1 project.  I think the treatments may exist in name only and not in actual application.</w:t>
      </w:r>
    </w:p>
  </w:comment>
  <w:comment w:id="74" w:author="Joel Trexler" w:date="2022-07-06T11:58:00Z" w:initials="JT">
    <w:p w14:paraId="039561FF" w14:textId="3953E92E" w:rsidR="0093458D" w:rsidRDefault="0093458D">
      <w:pPr>
        <w:pStyle w:val="CommentText"/>
      </w:pPr>
      <w:r>
        <w:rPr>
          <w:rStyle w:val="CommentReference"/>
        </w:rPr>
        <w:annotationRef/>
      </w:r>
      <w:r>
        <w:t xml:space="preserve">First appearance of ‘Period’.  This needs to be described in detail (see lines 284-285) .  My memory of the raw data from the FWC meeting is that period was constructed with unequal lengths of time to accommodate temporal gaps in data collection.  This is confusing to me and the implication for results is unclear. </w:t>
      </w:r>
    </w:p>
  </w:comment>
  <w:comment w:id="92" w:author="Bill Pine" w:date="2022-06-06T16:09:00Z" w:initials="PB">
    <w:p w14:paraId="7B56BE14" w14:textId="0A1738E3" w:rsidR="00C4424E" w:rsidRDefault="00C4424E" w:rsidP="00C4424E">
      <w:pPr>
        <w:pStyle w:val="CommentText"/>
      </w:pPr>
      <w:r>
        <w:rPr>
          <w:rStyle w:val="CommentReference"/>
        </w:rPr>
        <w:annotationRef/>
      </w:r>
      <w:r>
        <w:t xml:space="preserve">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more easily combine the data from the different studies collected in </w:t>
      </w:r>
      <w:r w:rsidR="00486F30">
        <w:t>different</w:t>
      </w:r>
      <w:r>
        <w:t xml:space="preserve"> months.</w:t>
      </w:r>
    </w:p>
  </w:comment>
  <w:comment w:id="93" w:author="Andrew Shantz" w:date="2022-06-30T09:27:00Z" w:initials="AS">
    <w:p w14:paraId="214AB5EA" w14:textId="6974BE33" w:rsidR="008812B4" w:rsidRDefault="009D4B71">
      <w:pPr>
        <w:pStyle w:val="CommentText"/>
      </w:pPr>
      <w:r>
        <w:rPr>
          <w:rStyle w:val="CommentReference"/>
        </w:rPr>
        <w:annotationRef/>
      </w:r>
      <w:r w:rsidR="001B28A4">
        <w:t>B</w:t>
      </w:r>
      <w:r w:rsidR="00486F30">
        <w:t>ut even</w:t>
      </w:r>
      <w:r w:rsidR="00E628F1">
        <w:t xml:space="preserve"> if we aren’t comparing </w:t>
      </w:r>
      <w:r w:rsidR="00490250">
        <w:t xml:space="preserve">winter </w:t>
      </w:r>
      <w:r w:rsidR="000A7575">
        <w:t>to</w:t>
      </w:r>
      <w:r w:rsidR="00490250">
        <w:t xml:space="preserve"> spring wouldn’t this effect the analysis of projects by period? If you </w:t>
      </w:r>
      <w:r w:rsidR="00DE786C">
        <w:t>look at Figure 5v1</w:t>
      </w:r>
      <w:r w:rsidR="00286014">
        <w:t xml:space="preserve"> </w:t>
      </w:r>
      <w:r w:rsidR="00490250">
        <w:t xml:space="preserve">there are clear autocorrelations </w:t>
      </w:r>
      <w:r w:rsidR="000A7575">
        <w:t xml:space="preserve">with </w:t>
      </w:r>
      <w:r w:rsidR="001B28A4">
        <w:t>the seasons</w:t>
      </w:r>
      <w:r w:rsidR="000A7575">
        <w:t xml:space="preserve"> where</w:t>
      </w:r>
      <w:r w:rsidR="00490250">
        <w:t xml:space="preserve"> </w:t>
      </w:r>
      <w:r w:rsidR="003B08F4">
        <w:t xml:space="preserve">Winters </w:t>
      </w:r>
      <w:r w:rsidR="00490250">
        <w:t>(</w:t>
      </w:r>
      <w:r w:rsidR="003B08F4">
        <w:t>even</w:t>
      </w:r>
      <w:r w:rsidR="00490250">
        <w:t xml:space="preserve"> #s) </w:t>
      </w:r>
      <w:r w:rsidR="009D3B35">
        <w:t xml:space="preserve">have higher spat counts than the </w:t>
      </w:r>
      <w:r w:rsidR="00DE786C">
        <w:t xml:space="preserve">following </w:t>
      </w:r>
      <w:r w:rsidR="003B08F4">
        <w:t>summer</w:t>
      </w:r>
      <w:r w:rsidR="009D3B35">
        <w:t xml:space="preserve"> (</w:t>
      </w:r>
      <w:r w:rsidR="003B08F4">
        <w:t>odd</w:t>
      </w:r>
      <w:r w:rsidR="009D3B35">
        <w:t xml:space="preserve"> # periods)</w:t>
      </w:r>
      <w:r w:rsidR="00E628F1">
        <w:t>.</w:t>
      </w:r>
      <w:r w:rsidR="003B08F4">
        <w:t xml:space="preserve"> </w:t>
      </w:r>
    </w:p>
    <w:p w14:paraId="0983E139" w14:textId="40090881" w:rsidR="003B08F4" w:rsidRDefault="002B280F" w:rsidP="003B08F4">
      <w:r>
        <w:t xml:space="preserve">I would need to think on this a bit but my gut response says this would cause problems based on the different sampling frequencies with different projects (for example </w:t>
      </w:r>
      <w:r w:rsidR="003B08F4">
        <w:t>NRDA 4044 are all even (winter)</w:t>
      </w:r>
      <w:r>
        <w:t xml:space="preserve"> samples</w:t>
      </w:r>
      <w:r w:rsidR="003B08F4">
        <w:t>, NRDA 5007 are 3 summer and one winter</w:t>
      </w:r>
      <w:r>
        <w:t>)</w:t>
      </w:r>
      <w:r w:rsidR="003B08F4">
        <w:t xml:space="preserve"> </w:t>
      </w:r>
    </w:p>
    <w:p w14:paraId="24127DE3" w14:textId="77777777" w:rsidR="003B08F4" w:rsidRPr="007B2124" w:rsidRDefault="003B08F4">
      <w:pPr>
        <w:pStyle w:val="CommentText"/>
      </w:pPr>
    </w:p>
    <w:p w14:paraId="49E8B1A3" w14:textId="77777777" w:rsidR="008812B4" w:rsidRDefault="008812B4">
      <w:pPr>
        <w:pStyle w:val="CommentText"/>
        <w:rPr>
          <w:highlight w:val="yellow"/>
        </w:rPr>
      </w:pPr>
    </w:p>
    <w:p w14:paraId="4FE530D2" w14:textId="1A971174" w:rsidR="009D4B71" w:rsidRDefault="009D4B71">
      <w:pPr>
        <w:pStyle w:val="CommentText"/>
      </w:pPr>
    </w:p>
  </w:comment>
  <w:comment w:id="80" w:author="Andrew Shantz" w:date="2022-06-30T13:12:00Z" w:initials="AS">
    <w:p w14:paraId="7DB958FF" w14:textId="46DE0A62" w:rsidR="009768A6" w:rsidRDefault="002F7248" w:rsidP="002F7248">
      <w:pPr>
        <w:pStyle w:val="CommentText"/>
      </w:pPr>
      <w:r>
        <w:rPr>
          <w:rStyle w:val="CommentReference"/>
        </w:rPr>
        <w:annotationRef/>
      </w:r>
      <w:r w:rsidR="00B73E71">
        <w:t>Not sure which dataset from the Git repository you are using - f</w:t>
      </w:r>
      <w:r w:rsidR="003E6663">
        <w:t xml:space="preserve">rom the code I looked at it </w:t>
      </w:r>
      <w:r w:rsidR="009D00A8">
        <w:t xml:space="preserve">looks like </w:t>
      </w:r>
      <w:r w:rsidR="00640078">
        <w:t>20220326_AB_DEP_merged_agency _data</w:t>
      </w:r>
      <w:r w:rsidR="00B73E71">
        <w:t>?</w:t>
      </w:r>
      <w:r w:rsidR="007A774F">
        <w:t xml:space="preserve"> </w:t>
      </w:r>
      <w:r w:rsidR="00264982">
        <w:t>If so,</w:t>
      </w:r>
      <w:r w:rsidR="007A774F">
        <w:t xml:space="preserve"> </w:t>
      </w:r>
      <w:r w:rsidR="00264982">
        <w:t xml:space="preserve">unless there are updates not in the repository </w:t>
      </w:r>
      <w:r w:rsidR="003F680A">
        <w:t xml:space="preserve">the </w:t>
      </w:r>
      <w:r w:rsidR="009768A6">
        <w:t>period/season classifications</w:t>
      </w:r>
      <w:r w:rsidR="003F680A">
        <w:t xml:space="preserve"> </w:t>
      </w:r>
      <w:r w:rsidR="00C42B1E">
        <w:t>have gone wonky</w:t>
      </w:r>
      <w:r w:rsidR="009768A6">
        <w:t>.</w:t>
      </w:r>
    </w:p>
    <w:p w14:paraId="66A86523" w14:textId="7688EB57" w:rsidR="00520C26" w:rsidRDefault="00C73F66" w:rsidP="002F7248">
      <w:pPr>
        <w:pStyle w:val="CommentText"/>
      </w:pPr>
      <w:r>
        <w:t xml:space="preserve"> </w:t>
      </w:r>
    </w:p>
    <w:p w14:paraId="1AF85028" w14:textId="3921A036" w:rsidR="008617E4" w:rsidRDefault="00A12BAB" w:rsidP="00B15DD6">
      <w:pPr>
        <w:pStyle w:val="CommentText"/>
      </w:pPr>
      <w:r>
        <w:t xml:space="preserve">October through March are all </w:t>
      </w:r>
      <w:r w:rsidR="00264982">
        <w:t xml:space="preserve">even #’d periods and </w:t>
      </w:r>
      <w:r>
        <w:t>classified as</w:t>
      </w:r>
      <w:r w:rsidR="0065732B">
        <w:t xml:space="preserve"> “winter”</w:t>
      </w:r>
      <w:r w:rsidR="00124556">
        <w:t xml:space="preserve"> but</w:t>
      </w:r>
      <w:r>
        <w:t xml:space="preserve"> </w:t>
      </w:r>
      <w:r w:rsidR="00EB6592">
        <w:t>April</w:t>
      </w:r>
      <w:r w:rsidR="00CE3E4B">
        <w:t xml:space="preserve"> – September are</w:t>
      </w:r>
      <w:r w:rsidR="004C076E">
        <w:t xml:space="preserve"> </w:t>
      </w:r>
      <w:r w:rsidR="00CE3E4B">
        <w:t xml:space="preserve">a mix of even and odd </w:t>
      </w:r>
      <w:r w:rsidR="000D2BF4">
        <w:t xml:space="preserve">#’d </w:t>
      </w:r>
      <w:r w:rsidR="00CE3E4B">
        <w:t xml:space="preserve">periods and </w:t>
      </w:r>
      <w:r w:rsidR="004C076E">
        <w:t xml:space="preserve">classified </w:t>
      </w:r>
      <w:r w:rsidR="00124556">
        <w:t>as a mix of</w:t>
      </w:r>
      <w:r w:rsidR="00CC27EA">
        <w:t xml:space="preserve"> winter or summer depending on the dataset. </w:t>
      </w:r>
    </w:p>
    <w:p w14:paraId="6881A943" w14:textId="6B07A38D" w:rsidR="002F7248" w:rsidRDefault="002F7248">
      <w:pPr>
        <w:pStyle w:val="CommentText"/>
      </w:pPr>
    </w:p>
  </w:comment>
  <w:comment w:id="75" w:author="Joel Trexler" w:date="2022-07-06T12:00:00Z" w:initials="JT">
    <w:p w14:paraId="37651CBC" w14:textId="2302CDED" w:rsidR="0093458D" w:rsidRDefault="0093458D">
      <w:pPr>
        <w:pStyle w:val="CommentText"/>
      </w:pPr>
      <w:r>
        <w:rPr>
          <w:rStyle w:val="CommentReference"/>
        </w:rPr>
        <w:annotationRef/>
      </w:r>
      <w:r>
        <w:t xml:space="preserve">This suggests that there are two periods per year, one winter and one summer, starting around 2014.  This is an important variable throughout the paper, so it needs to be defined clearly.  </w:t>
      </w:r>
    </w:p>
  </w:comment>
  <w:comment w:id="111" w:author="Tara Stewart Merrill" w:date="2022-07-03T12:16:00Z" w:initials="TSM">
    <w:p w14:paraId="1D5ECAD3" w14:textId="03B9D5C6" w:rsidR="00CC395E" w:rsidRDefault="00CC395E">
      <w:pPr>
        <w:pStyle w:val="CommentText"/>
      </w:pPr>
      <w:r>
        <w:rPr>
          <w:rStyle w:val="CommentReference"/>
        </w:rPr>
        <w:annotationRef/>
      </w:r>
      <w:r>
        <w:t>A little unclear why the visual comparison was performed when AIC is also used (since AIC is a more robust quantitative comparison). Maybe steps 4 and 5 could be combined into one step that states that two approaches were used to assess model fit: a visual comparison and AIC (with justification of the visual comparison).</w:t>
      </w:r>
    </w:p>
  </w:comment>
  <w:comment w:id="112" w:author="Pine, Bill" w:date="2022-07-10T22:25:00Z" w:initials="PB">
    <w:p w14:paraId="4AE5832E" w14:textId="77777777" w:rsidR="00B76AA9" w:rsidRDefault="00B76AA9" w:rsidP="00B40C49">
      <w:pPr>
        <w:pStyle w:val="CommentText"/>
      </w:pPr>
      <w:r>
        <w:rPr>
          <w:rStyle w:val="CommentReference"/>
        </w:rPr>
        <w:annotationRef/>
      </w:r>
      <w:r>
        <w:t xml:space="preserve">Because AIC scores are only relative to each other and are not a measure of the fit to the data points. </w:t>
      </w:r>
    </w:p>
  </w:comment>
  <w:comment w:id="113" w:author="Tara Stewart Merrill" w:date="2022-07-03T12:18:00Z" w:initials="TSM">
    <w:p w14:paraId="66AC9C44" w14:textId="413586FA" w:rsidR="00CC395E" w:rsidRDefault="00CC395E">
      <w:pPr>
        <w:pStyle w:val="CommentText"/>
      </w:pPr>
      <w:r>
        <w:rPr>
          <w:rStyle w:val="CommentReference"/>
        </w:rPr>
        <w:annotationRef/>
      </w:r>
      <w:r>
        <w:t>This could come earlier, right? Since glmm.TMB was used in steps 3 and 4?</w:t>
      </w:r>
    </w:p>
  </w:comment>
  <w:comment w:id="114" w:author="Pine, Bill" w:date="2022-07-10T22:28:00Z" w:initials="PB">
    <w:p w14:paraId="4A1DDD17" w14:textId="77777777" w:rsidR="00B76AA9" w:rsidRDefault="00B76AA9" w:rsidP="0032503B">
      <w:pPr>
        <w:pStyle w:val="CommentText"/>
      </w:pPr>
      <w:r>
        <w:rPr>
          <w:rStyle w:val="CommentReference"/>
        </w:rPr>
        <w:annotationRef/>
      </w:r>
      <w:r>
        <w:t>No because this is where I make the predictions of the marginal means using ggeffects. I think in practice this is how most people do this, and how I did it.</w:t>
      </w:r>
    </w:p>
  </w:comment>
  <w:comment w:id="115" w:author="Tara Stewart Merrill" w:date="2022-07-03T12:20:00Z" w:initials="TSM">
    <w:p w14:paraId="137AF8B7" w14:textId="76B7A946" w:rsidR="00CC395E" w:rsidRDefault="00CC395E">
      <w:pPr>
        <w:pStyle w:val="CommentText"/>
      </w:pPr>
      <w:r>
        <w:rPr>
          <w:rStyle w:val="CommentReference"/>
        </w:rPr>
        <w:annotationRef/>
      </w:r>
      <w:r>
        <w:t xml:space="preserve">But these predicted values were also examined in step 4 right? So is step 6 that, once you identified the best fitting model, you plotted the predicted values with ggeffects to show results and help interpret patterns? </w:t>
      </w:r>
    </w:p>
  </w:comment>
  <w:comment w:id="116" w:author="Pine, Bill" w:date="2022-07-10T22:30:00Z" w:initials="PB">
    <w:p w14:paraId="58F18CCC" w14:textId="77777777" w:rsidR="00B76AA9" w:rsidRDefault="00B76AA9" w:rsidP="000519C0">
      <w:pPr>
        <w:pStyle w:val="CommentText"/>
      </w:pPr>
      <w:r>
        <w:rPr>
          <w:rStyle w:val="CommentReference"/>
        </w:rPr>
        <w:annotationRef/>
      </w:r>
      <w:r>
        <w:t xml:space="preserve">No because when I'm predicting using a single level of effort (a single quadrat) I'm specifying the effort to make the prediction on. Otherwise, the prediction is made on the average number of quadrats across time period. Because effort varies by study and period, you can't predict across the average so I standardize it to predict by a single quadrat for comparison purposes. This is why I can't include the observed data when I predict for a single quadrat - because the observed data are more than one quadrat so the predicted value given 1 quadrat is nonsensical.  </w:t>
      </w:r>
    </w:p>
  </w:comment>
  <w:comment w:id="119" w:author="Joel Trexler" w:date="2022-07-05T19:48:00Z" w:initials="JT">
    <w:p w14:paraId="15CCFBB7" w14:textId="45B34C72" w:rsidR="00E3372A" w:rsidRDefault="00E3372A">
      <w:pPr>
        <w:pStyle w:val="CommentText"/>
      </w:pPr>
      <w:r>
        <w:rPr>
          <w:rStyle w:val="CommentReference"/>
        </w:rPr>
        <w:annotationRef/>
      </w:r>
      <w:r>
        <w:t xml:space="preserve">We could get salinities for the areas where the Apalachicola data were collected from Steve Morey’s model.  Adding those to your analysis could be a valuable addition, no matter if they impact model fit. </w:t>
      </w:r>
    </w:p>
  </w:comment>
  <w:comment w:id="120" w:author="Pine, Bill" w:date="2022-07-10T22:31:00Z" w:initials="PB">
    <w:p w14:paraId="72ED9D48" w14:textId="77777777" w:rsidR="00B76AA9" w:rsidRDefault="00B76AA9" w:rsidP="00910E5E">
      <w:pPr>
        <w:pStyle w:val="CommentText"/>
      </w:pPr>
      <w:r>
        <w:rPr>
          <w:rStyle w:val="CommentReference"/>
        </w:rPr>
        <w:annotationRef/>
      </w:r>
      <w:r>
        <w:t>No, I don't want to do that. The management efforts are directed at the river discharge directly, not at salinity. Plus there is likely large uncertainty around those predicted salinity efforts because it looks like the model is only driven by data from the NERRS stations. So it probably has similar uncertainty as the earlier hydrodynamic models including the one I did.</w:t>
      </w:r>
    </w:p>
  </w:comment>
  <w:comment w:id="122" w:author="Tara Stewart Merrill" w:date="2022-07-03T12:27:00Z" w:initials="TSM">
    <w:p w14:paraId="479EA5C3" w14:textId="20B7C978" w:rsidR="00CC395E" w:rsidRDefault="00CC395E">
      <w:pPr>
        <w:pStyle w:val="CommentText"/>
      </w:pPr>
      <w:r>
        <w:rPr>
          <w:rStyle w:val="CommentReference"/>
        </w:rPr>
        <w:annotationRef/>
      </w:r>
      <w:r>
        <w:t>I thought freshwater discharge questions were only addressed with Apalachicola? (see sentences 2 and 3 under “Data Analyses”)</w:t>
      </w:r>
    </w:p>
  </w:comment>
  <w:comment w:id="123"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Bay I need to review them. I have some of the Lakewatch data from that area (project COAST).  I am just going by the reports from the NWFWMD. We can discuss.  </w:t>
      </w:r>
    </w:p>
  </w:comment>
  <w:comment w:id="124" w:author="Sandra Brooke" w:date="2022-07-07T11:35:00Z" w:initials="SB">
    <w:p w14:paraId="2876D245" w14:textId="1B35CDB2" w:rsidR="006B5C14" w:rsidRDefault="006B5C14">
      <w:pPr>
        <w:pStyle w:val="CommentText"/>
      </w:pPr>
      <w:r>
        <w:rPr>
          <w:rStyle w:val="CommentReference"/>
        </w:rPr>
        <w:annotationRef/>
      </w:r>
      <w:r w:rsidR="004A7C9B">
        <w:t xml:space="preserve">Our model can provide salinity distribution under different discharge conditions. </w:t>
      </w:r>
      <w:r w:rsidR="00134053">
        <w:t>Its not perfect, but</w:t>
      </w:r>
      <w:r w:rsidR="00E50B56">
        <w:t xml:space="preserve"> better than using </w:t>
      </w:r>
      <w:r w:rsidR="00134053">
        <w:t xml:space="preserve">river discharge as a proxy. </w:t>
      </w:r>
      <w:r w:rsidR="00BF7A34">
        <w:t xml:space="preserve">Wind has a significant effect on retention of freshwater in the Bay. </w:t>
      </w:r>
    </w:p>
  </w:comment>
  <w:comment w:id="125" w:author="Pine, Bill" w:date="2022-07-11T16:36:00Z" w:initials="PB">
    <w:p w14:paraId="341846B1" w14:textId="77777777" w:rsidR="001F6B08" w:rsidRDefault="001F6B08" w:rsidP="00FF06A9">
      <w:pPr>
        <w:pStyle w:val="CommentText"/>
      </w:pPr>
      <w:r>
        <w:rPr>
          <w:rStyle w:val="CommentReference"/>
        </w:rPr>
        <w:annotationRef/>
      </w:r>
      <w:r>
        <w:t>The FSU hydrodynamic model like the other hydrodynamic models is driven by river discharge.</w:t>
      </w:r>
    </w:p>
  </w:comment>
  <w:comment w:id="126" w:author="Tara Stewart Merrill" w:date="2022-07-03T12:29:00Z" w:initials="TSM">
    <w:p w14:paraId="1E6C1EFC" w14:textId="225CC214" w:rsidR="00CC395E" w:rsidRDefault="00CC395E">
      <w:pPr>
        <w:pStyle w:val="CommentText"/>
      </w:pPr>
      <w:r>
        <w:rPr>
          <w:rStyle w:val="CommentReference"/>
        </w:rPr>
        <w:annotationRef/>
      </w:r>
      <w:r>
        <w:t>Is this an arbitrary cut-off? Are there quality data from before this period? Or is this the best that could be done across all three bays?</w:t>
      </w:r>
    </w:p>
  </w:comment>
  <w:comment w:id="127" w:author="Pine, Bill" w:date="2022-07-10T22:32:00Z" w:initials="PB">
    <w:p w14:paraId="603C4E1F" w14:textId="77777777" w:rsidR="00B76AA9" w:rsidRDefault="00B76AA9" w:rsidP="00C06520">
      <w:pPr>
        <w:pStyle w:val="CommentText"/>
      </w:pPr>
      <w:r>
        <w:rPr>
          <w:rStyle w:val="CommentReference"/>
        </w:rPr>
        <w:annotationRef/>
      </w:r>
      <w:r>
        <w:t>Arbitrary based on my experience working with antecedent flow issues.  Our response is oyster spat which are annual.</w:t>
      </w:r>
    </w:p>
  </w:comment>
  <w:comment w:id="128" w:author="Tara Stewart Merrill" w:date="2022-07-03T12:31:00Z" w:initials="TSM">
    <w:p w14:paraId="2AA6BFFB" w14:textId="77777777" w:rsidR="001D59E8" w:rsidRDefault="001D59E8" w:rsidP="001D59E8">
      <w:pPr>
        <w:pStyle w:val="CommentText"/>
      </w:pPr>
      <w:r>
        <w:rPr>
          <w:rStyle w:val="CommentReference"/>
        </w:rPr>
        <w:annotationRef/>
      </w:r>
      <w:r>
        <w:t>Perhaps reiterate this in the “Data Analyses” overview so a reader isn’t wondering why size isn’t included as a covariate.</w:t>
      </w:r>
    </w:p>
  </w:comment>
  <w:comment w:id="129" w:author="Andrew Shantz" w:date="2022-07-01T12:57:00Z" w:initials="AS">
    <w:p w14:paraId="3DEE82AC" w14:textId="77777777" w:rsidR="001F6B08" w:rsidRDefault="001F6B08" w:rsidP="001F6B08">
      <w:pPr>
        <w:pStyle w:val="CommentText"/>
      </w:pPr>
      <w:r>
        <w:rPr>
          <w:rStyle w:val="CommentReference"/>
        </w:rPr>
        <w:annotationRef/>
      </w:r>
      <w:r>
        <w:t>Is period 13 or 14 the last monitoring time point??</w:t>
      </w:r>
    </w:p>
  </w:comment>
  <w:comment w:id="130" w:author="Tara Stewart Merrill" w:date="2022-07-03T12:37:00Z" w:initials="TSM">
    <w:p w14:paraId="245E4BD0" w14:textId="21AEAC12" w:rsidR="00CC395E" w:rsidRDefault="00CC395E">
      <w:pPr>
        <w:pStyle w:val="CommentText"/>
      </w:pPr>
      <w:r>
        <w:rPr>
          <w:rStyle w:val="CommentReference"/>
        </w:rPr>
        <w:annotationRef/>
      </w:r>
      <w:r>
        <w:t>Were the CPUE data analyzed in the same way as the field collections count data? Or was this just a visual evaluation of trends? Unclear what/where the statistical approach for these results is.</w:t>
      </w:r>
    </w:p>
  </w:comment>
  <w:comment w:id="131" w:author="Pine, Bill" w:date="2022-07-11T15:48:00Z" w:initials="PB">
    <w:p w14:paraId="2AF06182" w14:textId="77777777" w:rsidR="001D59E8" w:rsidRDefault="001D59E8" w:rsidP="00482964">
      <w:pPr>
        <w:pStyle w:val="CommentText"/>
      </w:pPr>
      <w:r>
        <w:rPr>
          <w:rStyle w:val="CommentReference"/>
        </w:rPr>
        <w:annotationRef/>
      </w:r>
      <w:r>
        <w:t>Just graphical assessments.  An argument can be made for the fisheries dependent and independent data that no analyses is really needed beyond the graphs of the data.</w:t>
      </w:r>
    </w:p>
  </w:comment>
  <w:comment w:id="132" w:author="Sandra Brooke" w:date="2022-07-08T17:39:00Z" w:initials="SB">
    <w:p w14:paraId="003F68BC" w14:textId="62D97298" w:rsidR="000400C7" w:rsidRDefault="000400C7">
      <w:pPr>
        <w:pStyle w:val="CommentText"/>
      </w:pPr>
      <w:r>
        <w:rPr>
          <w:rStyle w:val="CommentReference"/>
        </w:rPr>
        <w:annotationRef/>
      </w:r>
      <w:r>
        <w:t>This is true, but its not the entire story. AB was  fished for 8 years after the fishery collapsed and by the time the restoration materials were put in, the habitat was severely depleted. The small restoration areas were targeted by fishers and harvesting them was allowed</w:t>
      </w:r>
      <w:r w:rsidR="00C8018E">
        <w:t xml:space="preserve"> right up to the 2020 closure, which is when the Restore project closed. This data set has 1 period of closed fishing, which is barely time to show a response. </w:t>
      </w:r>
      <w:r w:rsidR="002B448B">
        <w:t xml:space="preserve">The fishing closure is effectively irrelevant to this analysis. </w:t>
      </w:r>
    </w:p>
  </w:comment>
  <w:comment w:id="133" w:author="Pine, Bill" w:date="2022-07-10T22:39:00Z" w:initials="PB">
    <w:p w14:paraId="1D981804" w14:textId="77777777" w:rsidR="00B76AA9" w:rsidRDefault="00B76AA9" w:rsidP="00D829BB">
      <w:pPr>
        <w:pStyle w:val="CommentText"/>
      </w:pPr>
      <w:r>
        <w:rPr>
          <w:rStyle w:val="CommentReference"/>
        </w:rPr>
        <w:annotationRef/>
      </w:r>
      <w:r>
        <w:t>I see this paper as assessing trends in these restored sites over time.  During that time we are providing information about the fishery and river discharge.  That's it.</w:t>
      </w:r>
    </w:p>
  </w:comment>
  <w:comment w:id="135" w:author="Joel Trexler" w:date="2022-07-06T09:06:00Z" w:initials="JT">
    <w:p w14:paraId="720D5C1E" w14:textId="79DB5941" w:rsidR="00E74DBF" w:rsidRDefault="00E74DBF">
      <w:pPr>
        <w:pStyle w:val="CommentText"/>
      </w:pPr>
      <w:r>
        <w:rPr>
          <w:rStyle w:val="CommentReference"/>
        </w:rPr>
        <w:annotationRef/>
      </w:r>
      <w:r>
        <w:t xml:space="preserve">Why is the unit of effect ‘live oysters’ here and ‘oyster spat’ for the full-model’s median prediction?  I suspect these should be the same (spat or live oysters, but not both to avoid confusion).  Also, the betas are in units of standard deviations.  I like that you have translated that into oysters/spat for the reader, but you should report the transformation from std units to oysters.  </w:t>
      </w:r>
    </w:p>
  </w:comment>
  <w:comment w:id="136" w:author="Pine, Bill" w:date="2022-07-10T22:41:00Z" w:initials="PB">
    <w:p w14:paraId="28293685" w14:textId="77777777" w:rsidR="00B76AA9" w:rsidRDefault="00B76AA9" w:rsidP="001A030D">
      <w:pPr>
        <w:pStyle w:val="CommentText"/>
      </w:pPr>
      <w:r>
        <w:rPr>
          <w:rStyle w:val="CommentReference"/>
        </w:rPr>
        <w:annotationRef/>
      </w:r>
      <w:r>
        <w:t>The prediction is always number of live oysters as either spat, seed, or adult sizes. The beta parameters are in log space, so you have to convert them either to marginal means (ggpredict) or the median values (exp) or just be comfortable with numbers in log space.</w:t>
      </w:r>
    </w:p>
  </w:comment>
  <w:comment w:id="137" w:author="Andrew Shantz" w:date="2022-07-01T12:25:00Z" w:initials="AS">
    <w:p w14:paraId="3947CE6A" w14:textId="501D5C7D" w:rsidR="002E71CA" w:rsidRDefault="002E71CA">
      <w:pPr>
        <w:pStyle w:val="CommentText"/>
      </w:pPr>
      <w:r>
        <w:rPr>
          <w:rStyle w:val="CommentReference"/>
        </w:rPr>
        <w:annotationRef/>
      </w:r>
      <w:r w:rsidR="00C67554">
        <w:t xml:space="preserve">The </w:t>
      </w:r>
      <w:r w:rsidR="00060333">
        <w:t xml:space="preserve">figures and paragraph below say </w:t>
      </w:r>
      <w:r>
        <w:t xml:space="preserve">13 </w:t>
      </w:r>
      <w:r w:rsidR="00060333">
        <w:t>was the last period</w:t>
      </w:r>
    </w:p>
  </w:comment>
  <w:comment w:id="138" w:author="Tara Stewart Merrill" w:date="2022-07-03T13:00:00Z" w:initials="TSM">
    <w:p w14:paraId="5FFE80CB" w14:textId="57F44AB6" w:rsidR="000E5387" w:rsidRDefault="000E5387">
      <w:pPr>
        <w:pStyle w:val="CommentText"/>
      </w:pPr>
      <w:r>
        <w:rPr>
          <w:rStyle w:val="CommentReference"/>
        </w:rPr>
        <w:annotationRef/>
      </w:r>
      <w:r>
        <w:t>An important caveat here might be the limited timespan of data since closure. Is it realistic to expect an increase so quickly following closure of the fishery?</w:t>
      </w:r>
    </w:p>
  </w:comment>
  <w:comment w:id="139" w:author="Pine, Bill" w:date="2022-07-10T22:42:00Z" w:initials="PB">
    <w:p w14:paraId="5F0A2F1C" w14:textId="77777777" w:rsidR="00B76AA9" w:rsidRDefault="00B76AA9" w:rsidP="008F2F03">
      <w:pPr>
        <w:pStyle w:val="CommentText"/>
      </w:pPr>
      <w:r>
        <w:rPr>
          <w:rStyle w:val="CommentReference"/>
        </w:rPr>
        <w:annotationRef/>
      </w:r>
      <w:r>
        <w:t>Yes, the response metric is spat.  If there is no spat response then that suggests depensatory response such as recruitment overfishing.</w:t>
      </w:r>
    </w:p>
  </w:comment>
  <w:comment w:id="142" w:author="Joel Trexler" w:date="2022-07-06T09:34:00Z" w:initials="JT">
    <w:p w14:paraId="561A11A6" w14:textId="05A5D92F" w:rsidR="0079398A" w:rsidRDefault="0079398A">
      <w:pPr>
        <w:pStyle w:val="CommentText"/>
      </w:pPr>
      <w:r>
        <w:rPr>
          <w:rStyle w:val="CommentReference"/>
        </w:rPr>
        <w:annotationRef/>
      </w:r>
      <w:r w:rsidR="005016E6">
        <w:t>I appreciate that these data are so limited that there is no obvious single way to set up these comparisons.  However, c</w:t>
      </w:r>
      <w:r w:rsidR="00222BB6">
        <w:t>omparing at period 13</w:t>
      </w:r>
      <w:r w:rsidR="005016E6">
        <w:t xml:space="preserve"> (standardizing the calendar date for the comparison)</w:t>
      </w:r>
      <w:r w:rsidR="00222BB6">
        <w:t xml:space="preserve"> </w:t>
      </w:r>
      <w:r>
        <w:t>is arbitrary</w:t>
      </w:r>
      <w:r w:rsidR="00222BB6">
        <w:t xml:space="preserve"> relative to the ecology of oyster establishment</w:t>
      </w:r>
      <w:r>
        <w:t>.  Seems like you would test for differences at one or more common time(s) after clutching</w:t>
      </w:r>
      <w:r w:rsidR="00222BB6">
        <w:t xml:space="preserve"> with a better justification</w:t>
      </w:r>
      <w:r>
        <w:t xml:space="preserve">.  </w:t>
      </w:r>
      <w:r w:rsidR="005016E6">
        <w:t>I would</w:t>
      </w:r>
      <w:r>
        <w:t xml:space="preserve"> expect a </w:t>
      </w:r>
      <w:r w:rsidR="00AE76B1">
        <w:t xml:space="preserve">succession of the cultched area as it is colonized by oysters and associated organisms, including biofilm biota, predators, competitors, etc. </w:t>
      </w:r>
      <w:r w:rsidR="00222BB6">
        <w:t xml:space="preserve"> Why not compare the </w:t>
      </w:r>
      <w:r w:rsidR="005016E6">
        <w:t>sites</w:t>
      </w:r>
      <w:r w:rsidR="00222BB6">
        <w:t xml:space="preserve"> with longer </w:t>
      </w:r>
      <w:r w:rsidR="005016E6">
        <w:t xml:space="preserve">histories at 3-year post construction?  Or go with comparing all of them at the latest time where you have data from all of them?   </w:t>
      </w:r>
    </w:p>
  </w:comment>
  <w:comment w:id="143" w:author="Pine, Bill" w:date="2022-07-10T22:48:00Z" w:initials="PB">
    <w:p w14:paraId="38FA6EB8" w14:textId="77777777" w:rsidR="00B76AA9" w:rsidRDefault="00B76AA9" w:rsidP="00A9494F">
      <w:pPr>
        <w:pStyle w:val="CommentText"/>
      </w:pPr>
      <w:r>
        <w:rPr>
          <w:rStyle w:val="CommentReference"/>
        </w:rPr>
        <w:annotationRef/>
      </w:r>
      <w:r>
        <w:t xml:space="preserve">I made the prediction "at the end" because these projects are designed to last multiple years (the restoration) so if there was a strong "project" effect then one or more of the projects would be at a different predicted place in period 13 than the others.  That didn't happen. So whether the project is new or old or rock or shell, there are not a lot of oysters compared to the reference point from Berrigan's work post-Elena.  That's really the take home message. </w:t>
      </w:r>
    </w:p>
  </w:comment>
  <w:comment w:id="144" w:author="Andrew Shantz" w:date="2022-07-01T12:51:00Z" w:initials="AS">
    <w:p w14:paraId="67E355A6" w14:textId="7A764888" w:rsidR="00A06B0B" w:rsidRDefault="00A06B0B">
      <w:pPr>
        <w:pStyle w:val="CommentText"/>
      </w:pPr>
      <w:r>
        <w:rPr>
          <w:rStyle w:val="CommentReference"/>
        </w:rPr>
        <w:annotationRef/>
      </w:r>
      <w:r>
        <w:t xml:space="preserve">But this is also confounded by </w:t>
      </w:r>
      <w:r w:rsidR="006F0D0D">
        <w:t>cultch material, density, and site</w:t>
      </w:r>
      <w:r w:rsidR="00AF651D">
        <w:t>.</w:t>
      </w:r>
      <w:r w:rsidR="006F0D0D">
        <w:t xml:space="preserve"> </w:t>
      </w:r>
    </w:p>
  </w:comment>
  <w:comment w:id="145" w:author="Tara Stewart Merrill" w:date="2022-07-04T10:22:00Z" w:initials="TSM">
    <w:p w14:paraId="7A6B6C6D" w14:textId="0D2AC6CC" w:rsidR="005866AD" w:rsidRDefault="005866AD">
      <w:pPr>
        <w:pStyle w:val="CommentText"/>
      </w:pPr>
      <w:r>
        <w:rPr>
          <w:rStyle w:val="CommentReference"/>
        </w:rPr>
        <w:annotationRef/>
      </w:r>
      <w:r>
        <w:t xml:space="preserve">Agree – how much can we really compare among these four projects given that they vary in duration and the factors Andy mentions above? We can say that oyster counts are different among the four projects, but can we </w:t>
      </w:r>
      <w:r w:rsidR="00222BB6">
        <w:t>home in on</w:t>
      </w:r>
      <w:r>
        <w:t xml:space="preserve"> why they are different with all of these confounds?</w:t>
      </w:r>
    </w:p>
  </w:comment>
  <w:comment w:id="146" w:author="Pine, Bill" w:date="2022-07-11T16:53:00Z" w:initials="PB">
    <w:p w14:paraId="7A3CB8DF" w14:textId="77777777" w:rsidR="001F6B08" w:rsidRDefault="001F6B08" w:rsidP="00D54871">
      <w:pPr>
        <w:pStyle w:val="CommentText"/>
      </w:pPr>
      <w:r>
        <w:rPr>
          <w:rStyle w:val="CommentReference"/>
        </w:rPr>
        <w:annotationRef/>
      </w:r>
      <w:r>
        <w:t>I think so because if project were significant then we would have dug into what about each project might be driving significance...including age, or material or density, etc.</w:t>
      </w:r>
    </w:p>
  </w:comment>
  <w:comment w:id="147" w:author="Andrew Shantz" w:date="2022-07-01T13:01:00Z" w:initials="AS">
    <w:p w14:paraId="653584A8" w14:textId="274E3872" w:rsidR="009E7E7D" w:rsidRDefault="009E7E7D">
      <w:pPr>
        <w:pStyle w:val="CommentText"/>
      </w:pPr>
      <w:r>
        <w:rPr>
          <w:rStyle w:val="CommentReference"/>
        </w:rPr>
        <w:annotationRef/>
      </w:r>
      <w:r>
        <w:t xml:space="preserve">But </w:t>
      </w:r>
      <w:r w:rsidR="00AD73ED">
        <w:t xml:space="preserve">you </w:t>
      </w:r>
      <w:r>
        <w:t xml:space="preserve">just said the </w:t>
      </w:r>
      <w:r w:rsidR="00AD73ED">
        <w:t>AIC values were indisti</w:t>
      </w:r>
      <w:r w:rsidR="00EE1BA8">
        <w:t>nguishable,</w:t>
      </w:r>
      <w:r w:rsidR="00F2179A">
        <w:t xml:space="preserve"> suggesting that accounting for the interaction</w:t>
      </w:r>
      <w:r w:rsidR="004675F9">
        <w:t xml:space="preserve"> did not improve the ability to predict </w:t>
      </w:r>
      <w:r w:rsidR="00450A57">
        <w:t>the amount of cultch in the final time point.</w:t>
      </w:r>
    </w:p>
  </w:comment>
  <w:comment w:id="148" w:author="Tara Stewart Merrill" w:date="2022-07-04T10:40:00Z" w:initials="TSM">
    <w:p w14:paraId="7F782BA3" w14:textId="0F8281F3" w:rsidR="005866AD" w:rsidRDefault="005866AD">
      <w:pPr>
        <w:pStyle w:val="CommentText"/>
      </w:pPr>
      <w:r>
        <w:rPr>
          <w:rStyle w:val="CommentReference"/>
        </w:rPr>
        <w:annotationRef/>
      </w:r>
      <w:r>
        <w:t>Yes – if interaction effect does not improve model fit, then just the fixed effects should be reported. The interaction effect is likely a “ghost variable” (I think that’s the right term...)</w:t>
      </w:r>
    </w:p>
  </w:comment>
  <w:comment w:id="149" w:author="Pine, Bill" w:date="2022-07-10T22:53:00Z" w:initials="PB">
    <w:p w14:paraId="66392241" w14:textId="77777777" w:rsidR="00B76AA9" w:rsidRDefault="00B76AA9" w:rsidP="00B06BF3">
      <w:pPr>
        <w:pStyle w:val="CommentText"/>
      </w:pPr>
      <w:r>
        <w:rPr>
          <w:rStyle w:val="CommentReference"/>
        </w:rPr>
        <w:annotationRef/>
      </w:r>
      <w:r>
        <w:t>We should talk about this on the phone. As stated, the management question needs to include these terms to inform the decision making. That is a different objective that using AIC which is just comparing the relative fit of the models and is not a comparison of how any of the models fit the data.</w:t>
      </w:r>
    </w:p>
  </w:comment>
  <w:comment w:id="150" w:author="Andrew Shantz" w:date="2022-07-01T13:06:00Z" w:initials="AS">
    <w:p w14:paraId="70356130" w14:textId="38E3F919" w:rsidR="009C6881" w:rsidRDefault="009C6881">
      <w:pPr>
        <w:pStyle w:val="CommentText"/>
      </w:pPr>
      <w:r>
        <w:rPr>
          <w:rStyle w:val="CommentReference"/>
        </w:rPr>
        <w:annotationRef/>
      </w:r>
      <w:r w:rsidR="0049774A">
        <w:t>Not sure how I feel about this assumption when comparing rocks and oyster shells.</w:t>
      </w:r>
    </w:p>
  </w:comment>
  <w:comment w:id="151" w:author="Pine, Bill" w:date="2022-07-10T22:53:00Z" w:initials="PB">
    <w:p w14:paraId="75457F25" w14:textId="77777777" w:rsidR="004566B4" w:rsidRDefault="00B76AA9" w:rsidP="00B23B14">
      <w:pPr>
        <w:pStyle w:val="CommentText"/>
      </w:pPr>
      <w:r>
        <w:rPr>
          <w:rStyle w:val="CommentReference"/>
        </w:rPr>
        <w:annotationRef/>
      </w:r>
      <w:r w:rsidR="004566B4">
        <w:t>So you are questioning whether limestone is more dense than shell?</w:t>
      </w:r>
    </w:p>
  </w:comment>
  <w:comment w:id="152" w:author="Joel Trexler" w:date="2022-07-06T12:37:00Z" w:initials="JT">
    <w:p w14:paraId="776AD892" w14:textId="7C93A797" w:rsidR="004566B4" w:rsidRDefault="004566B4" w:rsidP="004566B4">
      <w:pPr>
        <w:pStyle w:val="CommentText"/>
      </w:pPr>
      <w:r>
        <w:rPr>
          <w:rStyle w:val="CommentReference"/>
        </w:rPr>
        <w:annotationRef/>
      </w:r>
      <w:r>
        <w:t xml:space="preserve">Its hard to believe this is relevant because of the short time between closure and end of the data reported here and because closure occurred have the resource was severely depleted.  </w:t>
      </w:r>
    </w:p>
  </w:comment>
  <w:comment w:id="153" w:author="Pine, Bill" w:date="2022-07-10T23:05:00Z" w:initials="PB">
    <w:p w14:paraId="5903533F" w14:textId="77777777" w:rsidR="004566B4" w:rsidRDefault="004566B4" w:rsidP="004566B4">
      <w:pPr>
        <w:pStyle w:val="CommentText"/>
      </w:pPr>
      <w:r>
        <w:rPr>
          <w:rStyle w:val="CommentReference"/>
        </w:rPr>
        <w:annotationRef/>
      </w:r>
      <w:r>
        <w:t>I think it is relevant. If the system isn't recruitment overfished or hasn't undergone hysteresis, then after the fishery collapsed (even before it closed) there should be a response in oyster populations.  This was the State of Florida's entire position in the SCOTUS case - that if there was water then oysters would bounce back.  And this is what Shannon Hartsfield and others keep saying - that the system should bounce back. So if these predictions are true that the system should have bounced back - then why hasn't it?</w:t>
      </w:r>
    </w:p>
  </w:comment>
  <w:comment w:id="154" w:author="Joel Trexler" w:date="2022-07-06T12:38:00Z" w:initials="JT">
    <w:p w14:paraId="6F9D7B9D" w14:textId="77777777" w:rsidR="004566B4" w:rsidRDefault="004566B4" w:rsidP="004566B4">
      <w:pPr>
        <w:pStyle w:val="CommentText"/>
      </w:pPr>
      <w:r>
        <w:rPr>
          <w:rStyle w:val="CommentReference"/>
        </w:rPr>
        <w:annotationRef/>
      </w:r>
      <w:r>
        <w:t>This is true for all three, why not just keep this and drop reference to the closure and difference among the bays?</w:t>
      </w:r>
    </w:p>
  </w:comment>
  <w:comment w:id="155" w:author="Joel Trexler" w:date="2022-07-06T12:40:00Z" w:initials="JT">
    <w:p w14:paraId="0D7DC3A2" w14:textId="77777777" w:rsidR="004566B4" w:rsidRDefault="004566B4" w:rsidP="004566B4">
      <w:pPr>
        <w:pStyle w:val="CommentText"/>
      </w:pPr>
      <w:r>
        <w:rPr>
          <w:rStyle w:val="CommentReference"/>
        </w:rPr>
        <w:annotationRef/>
      </w:r>
      <w:r>
        <w:t xml:space="preserve">Why not use actual salinities from Steve Morey’s model output?  </w:t>
      </w:r>
    </w:p>
  </w:comment>
  <w:comment w:id="156" w:author="Pine, Bill" w:date="2022-07-12T17:30:00Z" w:initials="PB">
    <w:p w14:paraId="4B14ECE2" w14:textId="77777777" w:rsidR="004566B4" w:rsidRDefault="004566B4" w:rsidP="003264A4">
      <w:pPr>
        <w:pStyle w:val="CommentText"/>
      </w:pPr>
      <w:r>
        <w:rPr>
          <w:rStyle w:val="CommentReference"/>
        </w:rPr>
        <w:annotationRef/>
      </w:r>
      <w:r>
        <w:t>Because these are not actual salinity values, these are estimated salinity values derived from data measured at one location in the bay and then predicted for other locations.</w:t>
      </w:r>
    </w:p>
  </w:comment>
  <w:comment w:id="157" w:author="Andrew Shantz" w:date="2022-07-01T14:33:00Z" w:initials="AS">
    <w:p w14:paraId="645BDE09" w14:textId="77777777" w:rsidR="004566B4" w:rsidRDefault="004566B4" w:rsidP="004566B4">
      <w:pPr>
        <w:pStyle w:val="CommentText"/>
      </w:pPr>
      <w:r>
        <w:rPr>
          <w:rStyle w:val="CommentReference"/>
        </w:rPr>
        <w:annotationRef/>
      </w:r>
      <w:r>
        <w:t>This seems out of place as a key take-aways since intertidal reefs have not been explicitly addressed anywhere in the manuscript.</w:t>
      </w:r>
    </w:p>
  </w:comment>
  <w:comment w:id="158" w:author="Tara Stewart Merrill" w:date="2022-07-04T11:02:00Z" w:initials="TSM">
    <w:p w14:paraId="3361F642" w14:textId="77777777" w:rsidR="004566B4" w:rsidRDefault="004566B4" w:rsidP="004566B4">
      <w:pPr>
        <w:pStyle w:val="CommentText"/>
      </w:pPr>
      <w:r>
        <w:rPr>
          <w:rStyle w:val="CommentReference"/>
        </w:rPr>
        <w:annotationRef/>
      </w:r>
      <w:r>
        <w:t>Agree- I would move to a “future directions” paragraph near the end of the discussion.</w:t>
      </w:r>
    </w:p>
  </w:comment>
  <w:comment w:id="159" w:author="Sandra Brooke" w:date="2022-07-08T18:03:00Z" w:initials="SB">
    <w:p w14:paraId="03D49755" w14:textId="77777777" w:rsidR="004566B4" w:rsidRDefault="004566B4" w:rsidP="004566B4">
      <w:pPr>
        <w:pStyle w:val="CommentText"/>
      </w:pPr>
      <w:r>
        <w:rPr>
          <w:rStyle w:val="CommentReference"/>
        </w:rPr>
        <w:annotationRef/>
      </w:r>
      <w:r>
        <w:t>This analysis shows material didn’t make a difference</w:t>
      </w:r>
    </w:p>
  </w:comment>
  <w:comment w:id="160" w:author="Pine, Bill" w:date="2022-07-10T23:07:00Z" w:initials="PB">
    <w:p w14:paraId="0DBE3807" w14:textId="77777777" w:rsidR="004566B4" w:rsidRDefault="004566B4" w:rsidP="004566B4">
      <w:pPr>
        <w:pStyle w:val="CommentText"/>
      </w:pPr>
      <w:r>
        <w:rPr>
          <w:rStyle w:val="CommentReference"/>
        </w:rPr>
        <w:annotationRef/>
      </w:r>
      <w:r>
        <w:t xml:space="preserve">I state here "in Florida" so this would be broader comparison of materials used in the State of Florida for this type of work.  </w:t>
      </w:r>
    </w:p>
  </w:comment>
  <w:comment w:id="162" w:author="Pine, Bill" w:date="2022-07-12T18:14:00Z" w:initials="PB">
    <w:p w14:paraId="68889377" w14:textId="77777777" w:rsidR="004566B4" w:rsidRDefault="004566B4" w:rsidP="004D4AFF">
      <w:pPr>
        <w:pStyle w:val="CommentText"/>
      </w:pPr>
      <w:r>
        <w:rPr>
          <w:rStyle w:val="CommentReference"/>
        </w:rPr>
        <w:annotationRef/>
      </w:r>
      <w:r>
        <w:t>FWC/FDEP can you provide reference to reports?</w:t>
      </w:r>
    </w:p>
  </w:comment>
  <w:comment w:id="163" w:author="Pine, Bill" w:date="2022-07-12T22:30:00Z" w:initials="PB">
    <w:p w14:paraId="03E23D1A" w14:textId="77777777" w:rsidR="00674D5D" w:rsidRDefault="00674D5D" w:rsidP="00995D80">
      <w:pPr>
        <w:pStyle w:val="CommentText"/>
      </w:pPr>
      <w:r>
        <w:rPr>
          <w:rStyle w:val="CommentReference"/>
        </w:rPr>
        <w:annotationRef/>
      </w:r>
      <w:r>
        <w:t xml:space="preserve">Alt text:  Oyster populations in Pensacola, St. Andrew, and Apalachicola bays may have transitioned to a low productivity state that has proven resistant to restoration at the scales undertaken (Table 1), management actions implemented (Apalachicola fishery closure), or environmental conditions observed (generally normal river discharge levels) over the lat decade. </w:t>
      </w:r>
    </w:p>
  </w:comment>
  <w:comment w:id="164" w:author="Bill Pine" w:date="2022-04-20T09:00:00Z" w:initials="PB">
    <w:p w14:paraId="4E5180A8" w14:textId="194ED2C8" w:rsidR="003A5067" w:rsidRDefault="003A5067">
      <w:pPr>
        <w:pStyle w:val="CommentText"/>
      </w:pPr>
      <w:r>
        <w:rPr>
          <w:rStyle w:val="CommentReference"/>
        </w:rPr>
        <w:annotationRef/>
      </w:r>
      <w:r w:rsidRPr="003A5067">
        <w:t>https://www.ecologyandsociety.org/vol3/iss1/art7/#CanWeManagetoLearn</w:t>
      </w:r>
    </w:p>
  </w:comment>
  <w:comment w:id="165" w:author="Tara Stewart Merrill" w:date="2022-07-04T11:08:00Z" w:initials="TSM">
    <w:p w14:paraId="49CC1E20" w14:textId="41D6365E" w:rsidR="005866AD" w:rsidRDefault="005866AD">
      <w:pPr>
        <w:pStyle w:val="CommentText"/>
      </w:pPr>
      <w:r>
        <w:rPr>
          <w:rStyle w:val="CommentReference"/>
        </w:rPr>
        <w:annotationRef/>
      </w:r>
      <w:r>
        <w:t>This is really nice. Any chance of pulling some of this (maybe not verbatim, but at least the sentiment) into the introduction?</w:t>
      </w:r>
    </w:p>
  </w:comment>
  <w:comment w:id="167"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168" w:author="Bill Pine" w:date="2022-06-26T17:23:00Z" w:initials="PB">
    <w:p w14:paraId="59409415" w14:textId="4BD18C7B" w:rsidR="00016D1A" w:rsidRDefault="00016D1A">
      <w:pPr>
        <w:pStyle w:val="CommentText"/>
      </w:pPr>
      <w:r>
        <w:rPr>
          <w:rStyle w:val="CommentReference"/>
        </w:rPr>
        <w:annotationRef/>
      </w:r>
      <w:r>
        <w:t>check these refs</w:t>
      </w:r>
    </w:p>
  </w:comment>
  <w:comment w:id="169" w:author="Bill Pine" w:date="2022-06-26T17:27:00Z" w:initials="PB">
    <w:p w14:paraId="6ABD17AF" w14:textId="5B65922C" w:rsidR="00016D1A" w:rsidRDefault="00016D1A">
      <w:pPr>
        <w:pStyle w:val="CommentText"/>
      </w:pPr>
      <w:r>
        <w:rPr>
          <w:rStyle w:val="CommentReference"/>
        </w:rPr>
        <w:annotationRef/>
      </w:r>
      <w:r>
        <w:t>check</w:t>
      </w:r>
    </w:p>
  </w:comment>
  <w:comment w:id="170" w:author="Bill Pine" w:date="2022-06-26T17:26:00Z" w:initials="PB">
    <w:p w14:paraId="6A05EBAA" w14:textId="35F02682" w:rsidR="00016D1A" w:rsidRDefault="00016D1A">
      <w:pPr>
        <w:pStyle w:val="CommentText"/>
      </w:pPr>
      <w:r>
        <w:rPr>
          <w:rStyle w:val="CommentReference"/>
        </w:rPr>
        <w:annotationRef/>
      </w:r>
      <w:r>
        <w:t>check</w:t>
      </w:r>
    </w:p>
  </w:comment>
  <w:comment w:id="171"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172" w:author="Bill Pine" w:date="2022-04-18T05:13:00Z" w:initials="PB">
    <w:p w14:paraId="4667FC08" w14:textId="77777777" w:rsidR="00430A8F" w:rsidRDefault="00430A8F" w:rsidP="00430A8F">
      <w:pPr>
        <w:pStyle w:val="CommentText"/>
      </w:pPr>
      <w:r>
        <w:rPr>
          <w:rStyle w:val="CommentReference"/>
        </w:rPr>
        <w:annotationRef/>
      </w:r>
      <w:r>
        <w:t>Table needs to be reviewed by staff. Small deviations in amount of materials occurs in some reports (95,500, or 95,000 as example) and dates of work</w:t>
      </w:r>
    </w:p>
  </w:comment>
  <w:comment w:id="174" w:author="Tara Stewart Merrill" w:date="2022-07-04T11:11:00Z" w:initials="TSM">
    <w:p w14:paraId="1A2E07EF" w14:textId="77777777" w:rsidR="00003757" w:rsidRDefault="00003757">
      <w:pPr>
        <w:pStyle w:val="CommentText"/>
      </w:pPr>
      <w:r>
        <w:rPr>
          <w:rStyle w:val="CommentReference"/>
        </w:rPr>
        <w:annotationRef/>
      </w:r>
      <w:r>
        <w:t>Can there be a null intercept-only model as well for comparison? That’s pretty standard and would be helpful for evaluating the fit of the best ranked model.</w:t>
      </w:r>
    </w:p>
    <w:p w14:paraId="160B2E8E" w14:textId="77777777" w:rsidR="00003757" w:rsidRDefault="00003757">
      <w:pPr>
        <w:pStyle w:val="CommentText"/>
      </w:pPr>
    </w:p>
    <w:p w14:paraId="71BC5C90" w14:textId="597F1533" w:rsidR="00003757" w:rsidRDefault="00003757">
      <w:pPr>
        <w:pStyle w:val="CommentText"/>
      </w:pPr>
      <w:r>
        <w:t>I also am a fan of providing Akaike weights for each model.</w:t>
      </w:r>
    </w:p>
  </w:comment>
  <w:comment w:id="175" w:author="Bill Pine" w:date="2022-06-20T10:57:00Z" w:initials="PB">
    <w:p w14:paraId="5C9FBF69" w14:textId="77777777" w:rsidR="00430A8F" w:rsidRDefault="00430A8F" w:rsidP="00430A8F">
      <w:pPr>
        <w:pStyle w:val="CommentText"/>
      </w:pPr>
      <w:r>
        <w:rPr>
          <w:rStyle w:val="CommentReference"/>
        </w:rPr>
        <w:annotationRef/>
      </w:r>
      <w:r>
        <w:t>remember different R code for the three bays then then Apalach only. Three bays (where this comes from is 20220327_All_Bays_DEP_FWC</w:t>
      </w:r>
    </w:p>
  </w:comment>
  <w:comment w:id="176"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177" w:author="Sandra Brooke" w:date="2022-07-07T12:44:00Z" w:initials="SB">
    <w:p w14:paraId="1203522D" w14:textId="73804592" w:rsidR="00FE1B04" w:rsidRDefault="00FE1B04">
      <w:pPr>
        <w:pStyle w:val="CommentText"/>
      </w:pPr>
      <w:r>
        <w:rPr>
          <w:rStyle w:val="CommentReference"/>
        </w:rPr>
        <w:annotationRef/>
      </w:r>
      <w:r>
        <w:t xml:space="preserve">the Apalach CPUE for 2020 looks </w:t>
      </w:r>
      <w:r w:rsidR="00F755FF">
        <w:t>suspicious. How can you have few trips with low landings and high CPUE?</w:t>
      </w:r>
    </w:p>
  </w:comment>
  <w:comment w:id="178" w:author="Tara Stewart Merrill" w:date="2022-07-04T11:14:00Z" w:initials="TSM">
    <w:p w14:paraId="3BDCF798" w14:textId="08A7A68A" w:rsidR="00003757" w:rsidRDefault="00003757">
      <w:pPr>
        <w:pStyle w:val="CommentText"/>
      </w:pPr>
      <w:r>
        <w:rPr>
          <w:rStyle w:val="CommentReference"/>
        </w:rPr>
        <w:annotationRef/>
      </w:r>
      <w:r>
        <w:t>I’d suggest adding a bit of horizontal jitter to better visualize overlapping points. Since the x-axis is in discrete periods, a bit of jitter won’t be a problem. Point transparency may help with this, too.</w:t>
      </w:r>
    </w:p>
  </w:comment>
  <w:comment w:id="179" w:author="Tara Stewart Merrill" w:date="2022-07-04T11:16:00Z" w:initials="TSM">
    <w:p w14:paraId="4A5D4D7D" w14:textId="5F5DDE87" w:rsidR="00003757" w:rsidRDefault="00003757">
      <w:pPr>
        <w:pStyle w:val="CommentText"/>
      </w:pPr>
      <w:r>
        <w:rPr>
          <w:rStyle w:val="CommentReference"/>
        </w:rPr>
        <w:annotationRef/>
      </w:r>
      <w:r>
        <w:t xml:space="preserve">Can the raw points be plotted with the predicted counts? I generally prefer to do this to see how the raw data and the predictions overlap. </w:t>
      </w:r>
    </w:p>
  </w:comment>
  <w:comment w:id="180" w:author="Sandra Brooke" w:date="2022-07-08T14:52:00Z" w:initials="SB">
    <w:p w14:paraId="4AEC4D25" w14:textId="2D1027B5" w:rsidR="00963AAC" w:rsidRDefault="00963AAC">
      <w:pPr>
        <w:pStyle w:val="CommentText"/>
      </w:pPr>
      <w:r>
        <w:rPr>
          <w:rStyle w:val="CommentReference"/>
        </w:rPr>
        <w:annotationRef/>
      </w:r>
      <w:r>
        <w:t>Agree</w:t>
      </w:r>
      <w:r w:rsidR="005335CE">
        <w:t>d</w:t>
      </w:r>
    </w:p>
  </w:comment>
  <w:comment w:id="181" w:author="Pine, Bill" w:date="2022-07-10T23:15:00Z" w:initials="PB">
    <w:p w14:paraId="43743ABD" w14:textId="77777777" w:rsidR="00B76AA9" w:rsidRDefault="00B76AA9" w:rsidP="00A440B3">
      <w:pPr>
        <w:pStyle w:val="CommentText"/>
      </w:pPr>
      <w:r>
        <w:rPr>
          <w:rStyle w:val="CommentReference"/>
        </w:rPr>
        <w:annotationRef/>
      </w:r>
      <w:r>
        <w:t>No, because this is predicted for a single quadrat and the raw data are from multiple quadrats. That's why I demonstrate first that the models are a good fit to the data (earlier figure) and then present a separate figure which predicts at a single quadrat for comparison the trend and predicted values at the end.</w:t>
      </w:r>
    </w:p>
  </w:comment>
  <w:comment w:id="182"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183"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184"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185"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186" w:author="Pine, Bill"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187" w:author="Sandra Brooke" w:date="2022-07-08T12:20:00Z" w:initials="SB">
    <w:p w14:paraId="7E78C81F" w14:textId="579E25D0" w:rsidR="00650905" w:rsidRDefault="00650905">
      <w:pPr>
        <w:pStyle w:val="CommentText"/>
      </w:pPr>
      <w:r>
        <w:rPr>
          <w:rStyle w:val="CommentReference"/>
        </w:rPr>
        <w:annotationRef/>
      </w:r>
      <w:r w:rsidR="00361440">
        <w:t>S</w:t>
      </w:r>
      <w:r w:rsidR="00C44ED5">
        <w:t xml:space="preserve">tudies should be presented in the same arrangement as for spat </w:t>
      </w:r>
      <w:r w:rsidR="00361440">
        <w:t>–</w:t>
      </w:r>
      <w:r w:rsidR="00C44ED5">
        <w:t xml:space="preserve"> </w:t>
      </w:r>
      <w:r w:rsidR="00361440">
        <w:t>and project names need to be corrected</w:t>
      </w:r>
    </w:p>
  </w:comment>
  <w:comment w:id="188"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189"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190" w:author="Pine, Bill"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191"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192"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193"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194" w:author="Sandra Brooke" w:date="2022-07-08T12:43:00Z" w:initials="SB">
    <w:p w14:paraId="75C86DA8" w14:textId="27B640DB" w:rsidR="002135D4" w:rsidRDefault="002135D4">
      <w:pPr>
        <w:pStyle w:val="CommentText"/>
      </w:pPr>
      <w:r>
        <w:rPr>
          <w:rStyle w:val="CommentReference"/>
        </w:rPr>
        <w:annotationRef/>
      </w:r>
      <w:r>
        <w:t>I don’t see any value in this for the reasons stated. Models are fine if you have data t</w:t>
      </w:r>
      <w:r w:rsidR="00732B46">
        <w:t xml:space="preserve">o support them </w:t>
      </w:r>
      <w:r>
        <w:t xml:space="preserve">but this is misleading. </w:t>
      </w:r>
    </w:p>
  </w:comment>
  <w:comment w:id="195"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196"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197" w:author="Sandra Brooke" w:date="2022-07-08T12:48:00Z" w:initials="SB">
    <w:p w14:paraId="1F2030B8" w14:textId="0B5322F8"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198"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5A1A0080" w15:done="0"/>
  <w15:commentEx w15:paraId="6E3793C9" w15:done="0"/>
  <w15:commentEx w15:paraId="76EEE1F5" w15:done="0"/>
  <w15:commentEx w15:paraId="79F16F65" w15:paraIdParent="76EEE1F5" w15:done="0"/>
  <w15:commentEx w15:paraId="49CECDDF" w15:done="0"/>
  <w15:commentEx w15:paraId="74E285FF" w15:paraIdParent="49CECDDF" w15:done="0"/>
  <w15:commentEx w15:paraId="14F8EE77" w15:done="0"/>
  <w15:commentEx w15:paraId="60CF917B" w15:paraIdParent="14F8EE77" w15:done="0"/>
  <w15:commentEx w15:paraId="209649DE" w15:done="0"/>
  <w15:commentEx w15:paraId="081D83A6" w15:done="0"/>
  <w15:commentEx w15:paraId="6F501AE5" w15:paraIdParent="081D83A6" w15:done="0"/>
  <w15:commentEx w15:paraId="230AB230" w15:done="0"/>
  <w15:commentEx w15:paraId="66DB63DA" w15:paraIdParent="230AB230" w15:done="0"/>
  <w15:commentEx w15:paraId="74AFE4D5" w15:done="0"/>
  <w15:commentEx w15:paraId="54F840BB" w15:paraIdParent="74AFE4D5" w15:done="0"/>
  <w15:commentEx w15:paraId="039561FF" w15:done="0"/>
  <w15:commentEx w15:paraId="7B56BE14" w15:done="0"/>
  <w15:commentEx w15:paraId="4FE530D2" w15:paraIdParent="7B56BE14" w15:done="0"/>
  <w15:commentEx w15:paraId="6881A943" w15:done="0"/>
  <w15:commentEx w15:paraId="37651CBC" w15:done="0"/>
  <w15:commentEx w15:paraId="1D5ECAD3" w15:done="0"/>
  <w15:commentEx w15:paraId="4AE5832E" w15:paraIdParent="1D5ECAD3" w15:done="0"/>
  <w15:commentEx w15:paraId="66AC9C44" w15:done="0"/>
  <w15:commentEx w15:paraId="4A1DDD17" w15:paraIdParent="66AC9C44" w15:done="0"/>
  <w15:commentEx w15:paraId="137AF8B7" w15:done="0"/>
  <w15:commentEx w15:paraId="58F18CCC" w15:paraIdParent="137AF8B7" w15:done="0"/>
  <w15:commentEx w15:paraId="15CCFBB7" w15:done="0"/>
  <w15:commentEx w15:paraId="72ED9D48" w15:paraIdParent="15CCFBB7" w15:done="0"/>
  <w15:commentEx w15:paraId="479EA5C3" w15:done="0"/>
  <w15:commentEx w15:paraId="5930CC9B" w15:done="0"/>
  <w15:commentEx w15:paraId="2876D245" w15:paraIdParent="5930CC9B" w15:done="0"/>
  <w15:commentEx w15:paraId="341846B1" w15:paraIdParent="5930CC9B" w15:done="0"/>
  <w15:commentEx w15:paraId="1E6C1EFC" w15:done="0"/>
  <w15:commentEx w15:paraId="603C4E1F" w15:paraIdParent="1E6C1EFC" w15:done="0"/>
  <w15:commentEx w15:paraId="2AA6BFFB" w15:done="0"/>
  <w15:commentEx w15:paraId="3DEE82AC" w15:done="0"/>
  <w15:commentEx w15:paraId="245E4BD0" w15:done="0"/>
  <w15:commentEx w15:paraId="2AF06182" w15:paraIdParent="245E4BD0" w15:done="0"/>
  <w15:commentEx w15:paraId="003F68BC" w15:done="0"/>
  <w15:commentEx w15:paraId="1D981804" w15:paraIdParent="003F68BC" w15:done="0"/>
  <w15:commentEx w15:paraId="720D5C1E" w15:done="0"/>
  <w15:commentEx w15:paraId="28293685" w15:paraIdParent="720D5C1E" w15:done="0"/>
  <w15:commentEx w15:paraId="3947CE6A" w15:done="0"/>
  <w15:commentEx w15:paraId="5FFE80CB" w15:done="0"/>
  <w15:commentEx w15:paraId="5F0A2F1C" w15:paraIdParent="5FFE80CB" w15:done="0"/>
  <w15:commentEx w15:paraId="561A11A6" w15:done="0"/>
  <w15:commentEx w15:paraId="38FA6EB8" w15:paraIdParent="561A11A6" w15:done="0"/>
  <w15:commentEx w15:paraId="67E355A6" w15:done="0"/>
  <w15:commentEx w15:paraId="7A6B6C6D" w15:paraIdParent="67E355A6" w15:done="0"/>
  <w15:commentEx w15:paraId="7A3CB8DF" w15:paraIdParent="67E355A6" w15:done="0"/>
  <w15:commentEx w15:paraId="653584A8" w15:done="0"/>
  <w15:commentEx w15:paraId="7F782BA3" w15:paraIdParent="653584A8" w15:done="0"/>
  <w15:commentEx w15:paraId="66392241" w15:paraIdParent="653584A8" w15:done="0"/>
  <w15:commentEx w15:paraId="70356130" w15:done="0"/>
  <w15:commentEx w15:paraId="75457F25" w15:paraIdParent="70356130" w15:done="0"/>
  <w15:commentEx w15:paraId="776AD892" w15:done="0"/>
  <w15:commentEx w15:paraId="5903533F" w15:paraIdParent="776AD892" w15:done="0"/>
  <w15:commentEx w15:paraId="6F9D7B9D" w15:done="0"/>
  <w15:commentEx w15:paraId="0D7DC3A2" w15:done="0"/>
  <w15:commentEx w15:paraId="4B14ECE2" w15:paraIdParent="0D7DC3A2" w15:done="0"/>
  <w15:commentEx w15:paraId="645BDE09" w15:done="0"/>
  <w15:commentEx w15:paraId="3361F642" w15:paraIdParent="645BDE09" w15:done="0"/>
  <w15:commentEx w15:paraId="03D49755" w15:done="0"/>
  <w15:commentEx w15:paraId="0DBE3807" w15:paraIdParent="03D49755" w15:done="0"/>
  <w15:commentEx w15:paraId="68889377" w15:done="0"/>
  <w15:commentEx w15:paraId="03E23D1A" w15:done="0"/>
  <w15:commentEx w15:paraId="4E5180A8" w15:done="0"/>
  <w15:commentEx w15:paraId="49CC1E20" w15:done="0"/>
  <w15:commentEx w15:paraId="7BE48B60" w15:done="0"/>
  <w15:commentEx w15:paraId="59409415" w15:done="0"/>
  <w15:commentEx w15:paraId="6ABD17AF" w15:done="0"/>
  <w15:commentEx w15:paraId="6A05EBAA" w15:done="0"/>
  <w15:commentEx w15:paraId="3622D3B7" w15:done="0"/>
  <w15:commentEx w15:paraId="4667FC08" w15:done="0"/>
  <w15:commentEx w15:paraId="71BC5C90" w15:done="0"/>
  <w15:commentEx w15:paraId="5C9FBF69" w15:done="0"/>
  <w15:commentEx w15:paraId="397C20A1" w15:done="0"/>
  <w15:commentEx w15:paraId="1203522D" w15:done="0"/>
  <w15:commentEx w15:paraId="3BDCF798" w15:done="0"/>
  <w15:commentEx w15:paraId="4A5D4D7D" w15:done="0"/>
  <w15:commentEx w15:paraId="4AEC4D25" w15:paraIdParent="4A5D4D7D" w15:done="0"/>
  <w15:commentEx w15:paraId="43743ABD" w15:paraIdParent="4A5D4D7D" w15:done="0"/>
  <w15:commentEx w15:paraId="088034A7" w15:done="0"/>
  <w15:commentEx w15:paraId="5AB00345" w15:done="0"/>
  <w15:commentEx w15:paraId="3DDB0C83" w15:done="0"/>
  <w15:commentEx w15:paraId="58EC8217" w15:paraIdParent="3DDB0C83" w15:done="0"/>
  <w15:commentEx w15:paraId="59A63077" w15:paraIdParent="3DDB0C83" w15:done="0"/>
  <w15:commentEx w15:paraId="7E78C81F"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75C86DA8" w15:done="0"/>
  <w15:commentEx w15:paraId="1E152447" w15:done="0"/>
  <w15:commentEx w15:paraId="38B1BA81" w15:paraIdParent="1E152447" w15:done="0"/>
  <w15:commentEx w15:paraId="1F2030B8"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695450" w16cex:dateUtc="2022-06-27T11:05:00Z"/>
  <w16cex:commentExtensible w16cex:durableId="2676868B" w16cex:dateUtc="2022-07-11T15:22:00Z"/>
  <w16cex:commentExtensible w16cex:durableId="2672DBAF" w16cex:dateUtc="2022-07-08T20:37:00Z"/>
  <w16cex:commentExtensible w16cex:durableId="26768553" w16cex:dateUtc="2022-07-11T15:17:00Z"/>
  <w16cex:commentExtensible w16cex:durableId="2672DCC7" w16cex:dateUtc="2022-07-08T20:41:00Z"/>
  <w16cex:commentExtensible w16cex:durableId="26768539" w16cex:dateUtc="2022-07-11T15:17:00Z"/>
  <w16cex:commentExtensible w16cex:durableId="266748C7" w16cex:dateUtc="2022-06-30T01:55:00Z"/>
  <w16cex:commentExtensible w16cex:durableId="2676851F" w16cex:dateUtc="2022-07-11T15:16:00Z"/>
  <w16cex:commentExtensible w16cex:durableId="2676A3F7" w16cex:dateUtc="2022-07-11T17:28:00Z"/>
  <w16cex:commentExtensible w16cex:durableId="26713EC3" w16cex:dateUtc="2022-07-07T15:15:00Z"/>
  <w16cex:commentExtensible w16cex:durableId="2673C06C" w16cex:dateUtc="2022-07-09T12:53:00Z"/>
  <w16cex:commentExtensible w16cex:durableId="26713F95" w16cex:dateUtc="2022-07-07T15:18:00Z"/>
  <w16cex:commentExtensible w16cex:durableId="2676B320" w16cex:dateUtc="2022-07-11T18:33:00Z"/>
  <w16cex:commentExtensible w16cex:durableId="2672E4F9" w16cex:dateUtc="2022-07-08T21:16:00Z"/>
  <w16cex:commentExtensible w16cex:durableId="2676BAE7" w16cex:dateUtc="2022-07-11T19:06:00Z"/>
  <w16cex:commentExtensible w16cex:durableId="266FF760" w16cex:dateUtc="2022-07-06T15:58:00Z"/>
  <w16cex:commentExtensible w16cex:durableId="2648A532" w16cex:dateUtc="2022-06-06T20:09:00Z"/>
  <w16cex:commentExtensible w16cex:durableId="2667EB0F" w16cex:dateUtc="2022-06-30T13:27:00Z"/>
  <w16cex:commentExtensible w16cex:durableId="26681FB4" w16cex:dateUtc="2022-06-30T17:12:00Z"/>
  <w16cex:commentExtensible w16cex:durableId="266FF7C1" w16cex:dateUtc="2022-07-06T16:00:00Z"/>
  <w16cex:commentExtensible w16cex:durableId="266C0737" w16cex:dateUtc="2022-07-03T16:16:00Z"/>
  <w16cex:commentExtensible w16cex:durableId="2675D067" w16cex:dateUtc="2022-07-11T02:25:00Z"/>
  <w16cex:commentExtensible w16cex:durableId="266C078B" w16cex:dateUtc="2022-07-03T16:18:00Z"/>
  <w16cex:commentExtensible w16cex:durableId="2675D0F0" w16cex:dateUtc="2022-07-11T02:28:00Z"/>
  <w16cex:commentExtensible w16cex:durableId="266C0816" w16cex:dateUtc="2022-07-03T16:20:00Z"/>
  <w16cex:commentExtensible w16cex:durableId="2675D177" w16cex:dateUtc="2022-07-11T02:30:00Z"/>
  <w16cex:commentExtensible w16cex:durableId="266F1414" w16cex:dateUtc="2022-07-05T23:48:00Z"/>
  <w16cex:commentExtensible w16cex:durableId="2675D1DC" w16cex:dateUtc="2022-07-11T02:31:00Z"/>
  <w16cex:commentExtensible w16cex:durableId="266C09C8" w16cex:dateUtc="2022-07-03T16:27:00Z"/>
  <w16cex:commentExtensible w16cex:durableId="2648EA44" w16cex:dateUtc="2022-06-07T01:04:00Z"/>
  <w16cex:commentExtensible w16cex:durableId="2671436D" w16cex:dateUtc="2022-07-07T15:35:00Z"/>
  <w16cex:commentExtensible w16cex:durableId="2676D026" w16cex:dateUtc="2022-07-11T20:36:00Z"/>
  <w16cex:commentExtensible w16cex:durableId="266C0A22" w16cex:dateUtc="2022-07-03T16:29:00Z"/>
  <w16cex:commentExtensible w16cex:durableId="2675D218" w16cex:dateUtc="2022-07-11T02:32:00Z"/>
  <w16cex:commentExtensible w16cex:durableId="266C0A84" w16cex:dateUtc="2022-07-03T16:31:00Z"/>
  <w16cex:commentExtensible w16cex:durableId="26696DD4" w16cex:dateUtc="2022-07-01T16:57:00Z"/>
  <w16cex:commentExtensible w16cex:durableId="266C0C0C" w16cex:dateUtc="2022-07-03T16:37:00Z"/>
  <w16cex:commentExtensible w16cex:durableId="2676C4D1" w16cex:dateUtc="2022-07-11T19:48:00Z"/>
  <w16cex:commentExtensible w16cex:durableId="2672EA56" w16cex:dateUtc="2022-07-08T21:39:00Z"/>
  <w16cex:commentExtensible w16cex:durableId="2675D3A8" w16cex:dateUtc="2022-07-11T02:39:00Z"/>
  <w16cex:commentExtensible w16cex:durableId="266FCEFA" w16cex:dateUtc="2022-07-06T13:06:00Z"/>
  <w16cex:commentExtensible w16cex:durableId="2675D412" w16cex:dateUtc="2022-07-11T02:41:00Z"/>
  <w16cex:commentExtensible w16cex:durableId="26696650" w16cex:dateUtc="2022-07-01T16:25:00Z"/>
  <w16cex:commentExtensible w16cex:durableId="266C116F" w16cex:dateUtc="2022-07-03T17:00:00Z"/>
  <w16cex:commentExtensible w16cex:durableId="2675D46A" w16cex:dateUtc="2022-07-11T02:42:00Z"/>
  <w16cex:commentExtensible w16cex:durableId="266FD5AF" w16cex:dateUtc="2022-07-06T13:34:00Z"/>
  <w16cex:commentExtensible w16cex:durableId="2675D5A0" w16cex:dateUtc="2022-07-11T02:48:00Z"/>
  <w16cex:commentExtensible w16cex:durableId="26696C5F" w16cex:dateUtc="2022-07-01T16:51:00Z"/>
  <w16cex:commentExtensible w16cex:durableId="266D3DD2" w16cex:dateUtc="2022-07-04T14:22:00Z"/>
  <w16cex:commentExtensible w16cex:durableId="2676D3F4" w16cex:dateUtc="2022-07-11T20:53:00Z"/>
  <w16cex:commentExtensible w16cex:durableId="26696EA2" w16cex:dateUtc="2022-07-01T17:01:00Z"/>
  <w16cex:commentExtensible w16cex:durableId="266D422B" w16cex:dateUtc="2022-07-04T14:40:00Z"/>
  <w16cex:commentExtensible w16cex:durableId="2675D6D4" w16cex:dateUtc="2022-07-11T02:53:00Z"/>
  <w16cex:commentExtensible w16cex:durableId="26696FC6" w16cex:dateUtc="2022-07-01T17:06:00Z"/>
  <w16cex:commentExtensible w16cex:durableId="2675D6FD" w16cex:dateUtc="2022-07-11T02:53:00Z"/>
  <w16cex:commentExtensible w16cex:durableId="26700072" w16cex:dateUtc="2022-07-06T16:37:00Z"/>
  <w16cex:commentExtensible w16cex:durableId="2675D9AB" w16cex:dateUtc="2022-07-11T03:05:00Z"/>
  <w16cex:commentExtensible w16cex:durableId="267000B2" w16cex:dateUtc="2022-07-06T16:38:00Z"/>
  <w16cex:commentExtensible w16cex:durableId="2670012E" w16cex:dateUtc="2022-07-06T16:40:00Z"/>
  <w16cex:commentExtensible w16cex:durableId="26782E3F" w16cex:dateUtc="2022-07-12T21:30:00Z"/>
  <w16cex:commentExtensible w16cex:durableId="2669843D" w16cex:dateUtc="2022-07-01T18:33:00Z"/>
  <w16cex:commentExtensible w16cex:durableId="266D4747" w16cex:dateUtc="2022-07-04T15:02:00Z"/>
  <w16cex:commentExtensible w16cex:durableId="2672EFE3" w16cex:dateUtc="2022-07-08T22:03:00Z"/>
  <w16cex:commentExtensible w16cex:durableId="2675DA29" w16cex:dateUtc="2022-07-11T03:07:00Z"/>
  <w16cex:commentExtensible w16cex:durableId="267838A3" w16cex:dateUtc="2022-07-12T22:14:00Z"/>
  <w16cex:commentExtensible w16cex:durableId="26787494" w16cex:dateUtc="2022-07-13T02:30:00Z"/>
  <w16cex:commentExtensible w16cex:durableId="260A4A2D" w16cex:dateUtc="2022-04-20T13:00:00Z"/>
  <w16cex:commentExtensible w16cex:durableId="266D489B" w16cex:dateUtc="2022-07-04T15:08:00Z"/>
  <w16cex:commentExtensible w16cex:durableId="2672F153" w16cex:dateUtc="2022-07-08T22:09:00Z"/>
  <w16cex:commentExtensible w16cex:durableId="266314A3" w16cex:dateUtc="2022-06-26T21:23:00Z"/>
  <w16cex:commentExtensible w16cex:durableId="26631565" w16cex:dateUtc="2022-06-26T21:27:00Z"/>
  <w16cex:commentExtensible w16cex:durableId="2663154D" w16cex:dateUtc="2022-06-26T21:26:00Z"/>
  <w16cex:commentExtensible w16cex:durableId="2672B28C" w16cex:dateUtc="2022-07-08T17:41:00Z"/>
  <w16cex:commentExtensible w16cex:durableId="260771F8" w16cex:dateUtc="2022-04-18T09:13:00Z"/>
  <w16cex:commentExtensible w16cex:durableId="266D4968" w16cex:dateUtc="2022-07-04T15:11:00Z"/>
  <w16cex:commentExtensible w16cex:durableId="265AD10E" w16cex:dateUtc="2022-06-20T14:57:00Z"/>
  <w16cex:commentExtensible w16cex:durableId="26728CC6" w16cex:dateUtc="2022-07-08T14:58:00Z"/>
  <w16cex:commentExtensible w16cex:durableId="267153A3" w16cex:dateUtc="2022-07-07T16:44:00Z"/>
  <w16cex:commentExtensible w16cex:durableId="266D4A2A" w16cex:dateUtc="2022-07-04T15:14:00Z"/>
  <w16cex:commentExtensible w16cex:durableId="266D4A93" w16cex:dateUtc="2022-07-04T15:16:00Z"/>
  <w16cex:commentExtensible w16cex:durableId="2672C32F" w16cex:dateUtc="2022-07-08T18:52:00Z"/>
  <w16cex:commentExtensible w16cex:durableId="2675DC16" w16cex:dateUtc="2022-07-11T03:15:00Z"/>
  <w16cex:commentExtensible w16cex:durableId="261E8B83" w16cex:dateUtc="2022-05-05T21:44: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9F8C" w16cex:dateUtc="2022-07-08T16:20: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72A50B" w16cex:dateUtc="2022-07-08T16:43:00Z"/>
  <w16cex:commentExtensible w16cex:durableId="261E8C34" w16cex:dateUtc="2022-05-05T21:47:00Z"/>
  <w16cex:commentExtensible w16cex:durableId="26697512" w16cex:dateUtc="2022-07-01T17:28:00Z"/>
  <w16cex:commentExtensible w16cex:durableId="2672A62A" w16cex:dateUtc="2022-07-08T16:48: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5A1A0080" w16cid:durableId="26695450"/>
  <w16cid:commentId w16cid:paraId="6E3793C9" w16cid:durableId="2676868B"/>
  <w16cid:commentId w16cid:paraId="76EEE1F5" w16cid:durableId="2672DBAF"/>
  <w16cid:commentId w16cid:paraId="79F16F65" w16cid:durableId="26768553"/>
  <w16cid:commentId w16cid:paraId="49CECDDF" w16cid:durableId="2672DCC7"/>
  <w16cid:commentId w16cid:paraId="74E285FF" w16cid:durableId="26768539"/>
  <w16cid:commentId w16cid:paraId="14F8EE77" w16cid:durableId="266748C7"/>
  <w16cid:commentId w16cid:paraId="60CF917B" w16cid:durableId="2676851F"/>
  <w16cid:commentId w16cid:paraId="209649DE" w16cid:durableId="2676A3F7"/>
  <w16cid:commentId w16cid:paraId="081D83A6" w16cid:durableId="26713EC3"/>
  <w16cid:commentId w16cid:paraId="6F501AE5" w16cid:durableId="2673C06C"/>
  <w16cid:commentId w16cid:paraId="230AB230" w16cid:durableId="26713F95"/>
  <w16cid:commentId w16cid:paraId="66DB63DA" w16cid:durableId="2676B320"/>
  <w16cid:commentId w16cid:paraId="74AFE4D5" w16cid:durableId="2672E4F9"/>
  <w16cid:commentId w16cid:paraId="54F840BB" w16cid:durableId="2676BAE7"/>
  <w16cid:commentId w16cid:paraId="039561FF" w16cid:durableId="266FF760"/>
  <w16cid:commentId w16cid:paraId="7B56BE14" w16cid:durableId="2648A532"/>
  <w16cid:commentId w16cid:paraId="4FE530D2" w16cid:durableId="2667EB0F"/>
  <w16cid:commentId w16cid:paraId="6881A943" w16cid:durableId="26681FB4"/>
  <w16cid:commentId w16cid:paraId="37651CBC" w16cid:durableId="266FF7C1"/>
  <w16cid:commentId w16cid:paraId="1D5ECAD3" w16cid:durableId="266C0737"/>
  <w16cid:commentId w16cid:paraId="4AE5832E" w16cid:durableId="2675D067"/>
  <w16cid:commentId w16cid:paraId="66AC9C44" w16cid:durableId="266C078B"/>
  <w16cid:commentId w16cid:paraId="4A1DDD17" w16cid:durableId="2675D0F0"/>
  <w16cid:commentId w16cid:paraId="137AF8B7" w16cid:durableId="266C0816"/>
  <w16cid:commentId w16cid:paraId="58F18CCC" w16cid:durableId="2675D177"/>
  <w16cid:commentId w16cid:paraId="15CCFBB7" w16cid:durableId="266F1414"/>
  <w16cid:commentId w16cid:paraId="72ED9D48" w16cid:durableId="2675D1DC"/>
  <w16cid:commentId w16cid:paraId="479EA5C3" w16cid:durableId="266C09C8"/>
  <w16cid:commentId w16cid:paraId="5930CC9B" w16cid:durableId="2648EA44"/>
  <w16cid:commentId w16cid:paraId="2876D245" w16cid:durableId="2671436D"/>
  <w16cid:commentId w16cid:paraId="341846B1" w16cid:durableId="2676D026"/>
  <w16cid:commentId w16cid:paraId="1E6C1EFC" w16cid:durableId="266C0A22"/>
  <w16cid:commentId w16cid:paraId="603C4E1F" w16cid:durableId="2675D218"/>
  <w16cid:commentId w16cid:paraId="2AA6BFFB" w16cid:durableId="266C0A84"/>
  <w16cid:commentId w16cid:paraId="3DEE82AC" w16cid:durableId="26696DD4"/>
  <w16cid:commentId w16cid:paraId="245E4BD0" w16cid:durableId="266C0C0C"/>
  <w16cid:commentId w16cid:paraId="2AF06182" w16cid:durableId="2676C4D1"/>
  <w16cid:commentId w16cid:paraId="003F68BC" w16cid:durableId="2672EA56"/>
  <w16cid:commentId w16cid:paraId="1D981804" w16cid:durableId="2675D3A8"/>
  <w16cid:commentId w16cid:paraId="720D5C1E" w16cid:durableId="266FCEFA"/>
  <w16cid:commentId w16cid:paraId="28293685" w16cid:durableId="2675D412"/>
  <w16cid:commentId w16cid:paraId="3947CE6A" w16cid:durableId="26696650"/>
  <w16cid:commentId w16cid:paraId="5FFE80CB" w16cid:durableId="266C116F"/>
  <w16cid:commentId w16cid:paraId="5F0A2F1C" w16cid:durableId="2675D46A"/>
  <w16cid:commentId w16cid:paraId="561A11A6" w16cid:durableId="266FD5AF"/>
  <w16cid:commentId w16cid:paraId="38FA6EB8" w16cid:durableId="2675D5A0"/>
  <w16cid:commentId w16cid:paraId="67E355A6" w16cid:durableId="26696C5F"/>
  <w16cid:commentId w16cid:paraId="7A6B6C6D" w16cid:durableId="266D3DD2"/>
  <w16cid:commentId w16cid:paraId="7A3CB8DF" w16cid:durableId="2676D3F4"/>
  <w16cid:commentId w16cid:paraId="653584A8" w16cid:durableId="26696EA2"/>
  <w16cid:commentId w16cid:paraId="7F782BA3" w16cid:durableId="266D422B"/>
  <w16cid:commentId w16cid:paraId="66392241" w16cid:durableId="2675D6D4"/>
  <w16cid:commentId w16cid:paraId="70356130" w16cid:durableId="26696FC6"/>
  <w16cid:commentId w16cid:paraId="75457F25" w16cid:durableId="2675D6FD"/>
  <w16cid:commentId w16cid:paraId="776AD892" w16cid:durableId="26700072"/>
  <w16cid:commentId w16cid:paraId="5903533F" w16cid:durableId="2675D9AB"/>
  <w16cid:commentId w16cid:paraId="6F9D7B9D" w16cid:durableId="267000B2"/>
  <w16cid:commentId w16cid:paraId="0D7DC3A2" w16cid:durableId="2670012E"/>
  <w16cid:commentId w16cid:paraId="4B14ECE2" w16cid:durableId="26782E3F"/>
  <w16cid:commentId w16cid:paraId="645BDE09" w16cid:durableId="2669843D"/>
  <w16cid:commentId w16cid:paraId="3361F642" w16cid:durableId="266D4747"/>
  <w16cid:commentId w16cid:paraId="03D49755" w16cid:durableId="2672EFE3"/>
  <w16cid:commentId w16cid:paraId="0DBE3807" w16cid:durableId="2675DA29"/>
  <w16cid:commentId w16cid:paraId="68889377" w16cid:durableId="267838A3"/>
  <w16cid:commentId w16cid:paraId="03E23D1A" w16cid:durableId="26787494"/>
  <w16cid:commentId w16cid:paraId="4E5180A8" w16cid:durableId="260A4A2D"/>
  <w16cid:commentId w16cid:paraId="49CC1E20" w16cid:durableId="266D489B"/>
  <w16cid:commentId w16cid:paraId="7BE48B60" w16cid:durableId="2672F153"/>
  <w16cid:commentId w16cid:paraId="59409415" w16cid:durableId="266314A3"/>
  <w16cid:commentId w16cid:paraId="6ABD17AF" w16cid:durableId="26631565"/>
  <w16cid:commentId w16cid:paraId="6A05EBAA" w16cid:durableId="2663154D"/>
  <w16cid:commentId w16cid:paraId="3622D3B7" w16cid:durableId="2672B28C"/>
  <w16cid:commentId w16cid:paraId="4667FC08" w16cid:durableId="260771F8"/>
  <w16cid:commentId w16cid:paraId="71BC5C90" w16cid:durableId="266D4968"/>
  <w16cid:commentId w16cid:paraId="5C9FBF69" w16cid:durableId="265AD10E"/>
  <w16cid:commentId w16cid:paraId="397C20A1" w16cid:durableId="26728CC6"/>
  <w16cid:commentId w16cid:paraId="1203522D" w16cid:durableId="267153A3"/>
  <w16cid:commentId w16cid:paraId="3BDCF798" w16cid:durableId="266D4A2A"/>
  <w16cid:commentId w16cid:paraId="4A5D4D7D" w16cid:durableId="266D4A93"/>
  <w16cid:commentId w16cid:paraId="4AEC4D25" w16cid:durableId="2672C32F"/>
  <w16cid:commentId w16cid:paraId="43743ABD" w16cid:durableId="2675DC16"/>
  <w16cid:commentId w16cid:paraId="088034A7" w16cid:durableId="261E8B83"/>
  <w16cid:commentId w16cid:paraId="5AB00345" w16cid:durableId="2672958E"/>
  <w16cid:commentId w16cid:paraId="3DDB0C83" w16cid:durableId="26696745"/>
  <w16cid:commentId w16cid:paraId="58EC8217" w16cid:durableId="2672A9DB"/>
  <w16cid:commentId w16cid:paraId="59A63077" w16cid:durableId="2675DC59"/>
  <w16cid:commentId w16cid:paraId="7E78C81F" w16cid:durableId="26729F8C"/>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75C86DA8" w16cid:durableId="2672A50B"/>
  <w16cid:commentId w16cid:paraId="1E152447" w16cid:durableId="261E8C34"/>
  <w16cid:commentId w16cid:paraId="38B1BA81" w16cid:durableId="26697512"/>
  <w16cid:commentId w16cid:paraId="1F2030B8" w16cid:durableId="2672A62A"/>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094567">
    <w:abstractNumId w:val="0"/>
  </w:num>
  <w:num w:numId="2" w16cid:durableId="708090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Sandra Brooke">
    <w15:presenceInfo w15:providerId="AD" w15:userId="S::sbrooke@fsu.edu::fddec0d6-866d-4c38-a5e4-ac900ef4292c"/>
  </w15:person>
  <w15:person w15:author="Tara Stewart Merrill">
    <w15:presenceInfo w15:providerId="AD" w15:userId="S::tast6937@colorado.edu::b70b6f98-fa8f-471b-ac43-0bbdc2ce179f"/>
  </w15:person>
  <w15:person w15:author="Pine, Bill">
    <w15:presenceInfo w15:providerId="AD" w15:userId="S::billpine@ufl.edu::484b8fee-3ec8-492f-a4e1-64cc3716f77d"/>
  </w15:person>
  <w15:person w15:author="Andrew Shantz">
    <w15:presenceInfo w15:providerId="AD" w15:userId="S::ashantz@fsu.edu::b5d32bce-1749-43f3-a716-9002cf7b2624"/>
  </w15:person>
  <w15:person w15:author="Joel Trexler">
    <w15:presenceInfo w15:providerId="AD" w15:userId="S::jct18bf@fsu.edu::0586fe03-3549-437a-a55d-78301ab60489"/>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a0FADaDeOAtAAAA"/>
  </w:docVars>
  <w:rsids>
    <w:rsidRoot w:val="00853094"/>
    <w:rsid w:val="00002FA5"/>
    <w:rsid w:val="000033F3"/>
    <w:rsid w:val="00003757"/>
    <w:rsid w:val="00003768"/>
    <w:rsid w:val="00003FE3"/>
    <w:rsid w:val="0000664F"/>
    <w:rsid w:val="000079AB"/>
    <w:rsid w:val="000142BB"/>
    <w:rsid w:val="00015731"/>
    <w:rsid w:val="00016D1A"/>
    <w:rsid w:val="00016F69"/>
    <w:rsid w:val="00017761"/>
    <w:rsid w:val="00020236"/>
    <w:rsid w:val="000324D2"/>
    <w:rsid w:val="0003293F"/>
    <w:rsid w:val="00035623"/>
    <w:rsid w:val="00035D83"/>
    <w:rsid w:val="00037515"/>
    <w:rsid w:val="000400C7"/>
    <w:rsid w:val="000425CF"/>
    <w:rsid w:val="00042B2A"/>
    <w:rsid w:val="00042E19"/>
    <w:rsid w:val="00043085"/>
    <w:rsid w:val="00050444"/>
    <w:rsid w:val="00060333"/>
    <w:rsid w:val="00060767"/>
    <w:rsid w:val="00062846"/>
    <w:rsid w:val="000634CA"/>
    <w:rsid w:val="00066076"/>
    <w:rsid w:val="000728ED"/>
    <w:rsid w:val="0008423A"/>
    <w:rsid w:val="000853F1"/>
    <w:rsid w:val="0008601A"/>
    <w:rsid w:val="00086B4B"/>
    <w:rsid w:val="000918BE"/>
    <w:rsid w:val="0009213A"/>
    <w:rsid w:val="00095E1F"/>
    <w:rsid w:val="000A19EB"/>
    <w:rsid w:val="000A4B1C"/>
    <w:rsid w:val="000A6C11"/>
    <w:rsid w:val="000A7575"/>
    <w:rsid w:val="000B0E5C"/>
    <w:rsid w:val="000B129F"/>
    <w:rsid w:val="000B27B4"/>
    <w:rsid w:val="000B29DB"/>
    <w:rsid w:val="000B4A97"/>
    <w:rsid w:val="000B5F61"/>
    <w:rsid w:val="000B74EA"/>
    <w:rsid w:val="000C55B3"/>
    <w:rsid w:val="000C631A"/>
    <w:rsid w:val="000C6CA7"/>
    <w:rsid w:val="000C6D7A"/>
    <w:rsid w:val="000D00D7"/>
    <w:rsid w:val="000D2BF4"/>
    <w:rsid w:val="000D51C9"/>
    <w:rsid w:val="000E5387"/>
    <w:rsid w:val="000F1A4E"/>
    <w:rsid w:val="000F2F77"/>
    <w:rsid w:val="000F56AC"/>
    <w:rsid w:val="000F5742"/>
    <w:rsid w:val="00102960"/>
    <w:rsid w:val="0010336A"/>
    <w:rsid w:val="001056F7"/>
    <w:rsid w:val="00105EB4"/>
    <w:rsid w:val="00111AC2"/>
    <w:rsid w:val="00123A51"/>
    <w:rsid w:val="00124556"/>
    <w:rsid w:val="00125512"/>
    <w:rsid w:val="0013069A"/>
    <w:rsid w:val="00130993"/>
    <w:rsid w:val="00134053"/>
    <w:rsid w:val="00135391"/>
    <w:rsid w:val="001415E5"/>
    <w:rsid w:val="0014281E"/>
    <w:rsid w:val="001435B5"/>
    <w:rsid w:val="00144869"/>
    <w:rsid w:val="00144E63"/>
    <w:rsid w:val="00151BFE"/>
    <w:rsid w:val="001540F6"/>
    <w:rsid w:val="00154723"/>
    <w:rsid w:val="00155D89"/>
    <w:rsid w:val="00156722"/>
    <w:rsid w:val="00162DA9"/>
    <w:rsid w:val="001657C7"/>
    <w:rsid w:val="001710E0"/>
    <w:rsid w:val="00173C52"/>
    <w:rsid w:val="00177353"/>
    <w:rsid w:val="001776C1"/>
    <w:rsid w:val="00181915"/>
    <w:rsid w:val="001836A5"/>
    <w:rsid w:val="001847E8"/>
    <w:rsid w:val="00192CFC"/>
    <w:rsid w:val="00195491"/>
    <w:rsid w:val="0019594C"/>
    <w:rsid w:val="00196CE9"/>
    <w:rsid w:val="001A0FB8"/>
    <w:rsid w:val="001A7831"/>
    <w:rsid w:val="001B0EC0"/>
    <w:rsid w:val="001B28A4"/>
    <w:rsid w:val="001C20F6"/>
    <w:rsid w:val="001D070A"/>
    <w:rsid w:val="001D09B3"/>
    <w:rsid w:val="001D2070"/>
    <w:rsid w:val="001D59E8"/>
    <w:rsid w:val="001E5D24"/>
    <w:rsid w:val="001F102B"/>
    <w:rsid w:val="001F330F"/>
    <w:rsid w:val="001F4442"/>
    <w:rsid w:val="001F6B08"/>
    <w:rsid w:val="00200810"/>
    <w:rsid w:val="00211D29"/>
    <w:rsid w:val="002135D4"/>
    <w:rsid w:val="00214D19"/>
    <w:rsid w:val="00217D8F"/>
    <w:rsid w:val="00221761"/>
    <w:rsid w:val="00222BB6"/>
    <w:rsid w:val="00222DBA"/>
    <w:rsid w:val="00222F79"/>
    <w:rsid w:val="00223823"/>
    <w:rsid w:val="00225E74"/>
    <w:rsid w:val="002264BC"/>
    <w:rsid w:val="00230101"/>
    <w:rsid w:val="00232AE7"/>
    <w:rsid w:val="002337A4"/>
    <w:rsid w:val="00233B8A"/>
    <w:rsid w:val="00234B71"/>
    <w:rsid w:val="00236E91"/>
    <w:rsid w:val="00237114"/>
    <w:rsid w:val="002375AA"/>
    <w:rsid w:val="002379E5"/>
    <w:rsid w:val="002401B3"/>
    <w:rsid w:val="002424BA"/>
    <w:rsid w:val="0024252C"/>
    <w:rsid w:val="00243F3E"/>
    <w:rsid w:val="0024532A"/>
    <w:rsid w:val="00245F27"/>
    <w:rsid w:val="00246C8C"/>
    <w:rsid w:val="002470B7"/>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39B3"/>
    <w:rsid w:val="002975B3"/>
    <w:rsid w:val="002A0B09"/>
    <w:rsid w:val="002A2133"/>
    <w:rsid w:val="002A6D97"/>
    <w:rsid w:val="002B280F"/>
    <w:rsid w:val="002B448B"/>
    <w:rsid w:val="002B6424"/>
    <w:rsid w:val="002C1B3A"/>
    <w:rsid w:val="002C1DD2"/>
    <w:rsid w:val="002C4C12"/>
    <w:rsid w:val="002C7ED3"/>
    <w:rsid w:val="002D1A2E"/>
    <w:rsid w:val="002E0011"/>
    <w:rsid w:val="002E1291"/>
    <w:rsid w:val="002E1880"/>
    <w:rsid w:val="002E71CA"/>
    <w:rsid w:val="002F11CB"/>
    <w:rsid w:val="002F4B2D"/>
    <w:rsid w:val="002F512A"/>
    <w:rsid w:val="002F6017"/>
    <w:rsid w:val="002F6171"/>
    <w:rsid w:val="002F6F84"/>
    <w:rsid w:val="002F7248"/>
    <w:rsid w:val="00301AC7"/>
    <w:rsid w:val="00306E03"/>
    <w:rsid w:val="00307AF0"/>
    <w:rsid w:val="003104BE"/>
    <w:rsid w:val="00310D06"/>
    <w:rsid w:val="0031185A"/>
    <w:rsid w:val="00320946"/>
    <w:rsid w:val="00333E32"/>
    <w:rsid w:val="003352A8"/>
    <w:rsid w:val="0033588A"/>
    <w:rsid w:val="00337FDA"/>
    <w:rsid w:val="00341B55"/>
    <w:rsid w:val="00341B75"/>
    <w:rsid w:val="003431ED"/>
    <w:rsid w:val="00345667"/>
    <w:rsid w:val="003603BC"/>
    <w:rsid w:val="003613D5"/>
    <w:rsid w:val="00361440"/>
    <w:rsid w:val="003614E2"/>
    <w:rsid w:val="00361B16"/>
    <w:rsid w:val="00361E07"/>
    <w:rsid w:val="00362E1D"/>
    <w:rsid w:val="00365CBB"/>
    <w:rsid w:val="003664CE"/>
    <w:rsid w:val="00371A1B"/>
    <w:rsid w:val="00375714"/>
    <w:rsid w:val="003778AB"/>
    <w:rsid w:val="00381278"/>
    <w:rsid w:val="003857D1"/>
    <w:rsid w:val="003876A8"/>
    <w:rsid w:val="003A05D0"/>
    <w:rsid w:val="003A118D"/>
    <w:rsid w:val="003A5067"/>
    <w:rsid w:val="003A6774"/>
    <w:rsid w:val="003A6D08"/>
    <w:rsid w:val="003B08F4"/>
    <w:rsid w:val="003B4988"/>
    <w:rsid w:val="003B572E"/>
    <w:rsid w:val="003B6338"/>
    <w:rsid w:val="003B6FCC"/>
    <w:rsid w:val="003C0441"/>
    <w:rsid w:val="003C4FF3"/>
    <w:rsid w:val="003C54C4"/>
    <w:rsid w:val="003C7476"/>
    <w:rsid w:val="003D0463"/>
    <w:rsid w:val="003D09A8"/>
    <w:rsid w:val="003D7E1E"/>
    <w:rsid w:val="003E5BFF"/>
    <w:rsid w:val="003E6663"/>
    <w:rsid w:val="003F0DCA"/>
    <w:rsid w:val="003F18EB"/>
    <w:rsid w:val="003F392D"/>
    <w:rsid w:val="003F680A"/>
    <w:rsid w:val="003F7333"/>
    <w:rsid w:val="00400A5B"/>
    <w:rsid w:val="004060FE"/>
    <w:rsid w:val="00407087"/>
    <w:rsid w:val="00407231"/>
    <w:rsid w:val="00413229"/>
    <w:rsid w:val="00415A3A"/>
    <w:rsid w:val="00416FC5"/>
    <w:rsid w:val="00416FDC"/>
    <w:rsid w:val="0042044B"/>
    <w:rsid w:val="00421B15"/>
    <w:rsid w:val="00422141"/>
    <w:rsid w:val="00423F7F"/>
    <w:rsid w:val="00425676"/>
    <w:rsid w:val="004263DE"/>
    <w:rsid w:val="00430A8F"/>
    <w:rsid w:val="004332BE"/>
    <w:rsid w:val="00440872"/>
    <w:rsid w:val="004503F3"/>
    <w:rsid w:val="00450A57"/>
    <w:rsid w:val="004542B0"/>
    <w:rsid w:val="004566B4"/>
    <w:rsid w:val="004575FA"/>
    <w:rsid w:val="004578AC"/>
    <w:rsid w:val="0046010A"/>
    <w:rsid w:val="004601D2"/>
    <w:rsid w:val="004602C6"/>
    <w:rsid w:val="004675F9"/>
    <w:rsid w:val="00470B0E"/>
    <w:rsid w:val="0047701A"/>
    <w:rsid w:val="0048220D"/>
    <w:rsid w:val="00486F30"/>
    <w:rsid w:val="00490250"/>
    <w:rsid w:val="00491D39"/>
    <w:rsid w:val="00491D49"/>
    <w:rsid w:val="0049774A"/>
    <w:rsid w:val="004A02A6"/>
    <w:rsid w:val="004A7C9B"/>
    <w:rsid w:val="004B1C07"/>
    <w:rsid w:val="004B4B7F"/>
    <w:rsid w:val="004C076E"/>
    <w:rsid w:val="004C58EC"/>
    <w:rsid w:val="004C6117"/>
    <w:rsid w:val="004C6A14"/>
    <w:rsid w:val="004C78F0"/>
    <w:rsid w:val="004D0BDC"/>
    <w:rsid w:val="004E506E"/>
    <w:rsid w:val="004F01C3"/>
    <w:rsid w:val="004F1466"/>
    <w:rsid w:val="005016E6"/>
    <w:rsid w:val="00501CA0"/>
    <w:rsid w:val="005020EB"/>
    <w:rsid w:val="0051157C"/>
    <w:rsid w:val="00520C26"/>
    <w:rsid w:val="00521D6C"/>
    <w:rsid w:val="00523BDE"/>
    <w:rsid w:val="005250EA"/>
    <w:rsid w:val="005335CE"/>
    <w:rsid w:val="00535AAD"/>
    <w:rsid w:val="00540EDD"/>
    <w:rsid w:val="00542603"/>
    <w:rsid w:val="00542C4F"/>
    <w:rsid w:val="00544E89"/>
    <w:rsid w:val="005513A8"/>
    <w:rsid w:val="00557116"/>
    <w:rsid w:val="00567FC0"/>
    <w:rsid w:val="00570419"/>
    <w:rsid w:val="005712EF"/>
    <w:rsid w:val="0057272B"/>
    <w:rsid w:val="0057340D"/>
    <w:rsid w:val="0057423D"/>
    <w:rsid w:val="005745F3"/>
    <w:rsid w:val="005809C9"/>
    <w:rsid w:val="00580D83"/>
    <w:rsid w:val="005866AD"/>
    <w:rsid w:val="005871F0"/>
    <w:rsid w:val="00590207"/>
    <w:rsid w:val="00590865"/>
    <w:rsid w:val="005913D8"/>
    <w:rsid w:val="00591CAB"/>
    <w:rsid w:val="005930AD"/>
    <w:rsid w:val="005943A0"/>
    <w:rsid w:val="005959DB"/>
    <w:rsid w:val="005A01F6"/>
    <w:rsid w:val="005A0259"/>
    <w:rsid w:val="005A3CBE"/>
    <w:rsid w:val="005B0098"/>
    <w:rsid w:val="005B3488"/>
    <w:rsid w:val="005B4AB5"/>
    <w:rsid w:val="005C5FB4"/>
    <w:rsid w:val="005D5537"/>
    <w:rsid w:val="005D72D9"/>
    <w:rsid w:val="005D79EA"/>
    <w:rsid w:val="005E228A"/>
    <w:rsid w:val="005E432E"/>
    <w:rsid w:val="005E4AC9"/>
    <w:rsid w:val="005E6CE4"/>
    <w:rsid w:val="005F1ACC"/>
    <w:rsid w:val="005F53CF"/>
    <w:rsid w:val="00602E34"/>
    <w:rsid w:val="00602FE3"/>
    <w:rsid w:val="00603DDA"/>
    <w:rsid w:val="006053C6"/>
    <w:rsid w:val="00605474"/>
    <w:rsid w:val="00617232"/>
    <w:rsid w:val="006202B0"/>
    <w:rsid w:val="0062102F"/>
    <w:rsid w:val="0062195C"/>
    <w:rsid w:val="00623630"/>
    <w:rsid w:val="0062592C"/>
    <w:rsid w:val="00626667"/>
    <w:rsid w:val="006278A9"/>
    <w:rsid w:val="0063063C"/>
    <w:rsid w:val="006323F3"/>
    <w:rsid w:val="00634704"/>
    <w:rsid w:val="00637722"/>
    <w:rsid w:val="00640078"/>
    <w:rsid w:val="006428AE"/>
    <w:rsid w:val="0064356D"/>
    <w:rsid w:val="00644BDB"/>
    <w:rsid w:val="00650905"/>
    <w:rsid w:val="00651987"/>
    <w:rsid w:val="00655493"/>
    <w:rsid w:val="00656754"/>
    <w:rsid w:val="0065732B"/>
    <w:rsid w:val="00661414"/>
    <w:rsid w:val="0066215B"/>
    <w:rsid w:val="00663272"/>
    <w:rsid w:val="006642F9"/>
    <w:rsid w:val="00664C7B"/>
    <w:rsid w:val="006677EC"/>
    <w:rsid w:val="00667A4D"/>
    <w:rsid w:val="00667E1F"/>
    <w:rsid w:val="0067065C"/>
    <w:rsid w:val="00671C2B"/>
    <w:rsid w:val="0067211F"/>
    <w:rsid w:val="00674678"/>
    <w:rsid w:val="00674D5D"/>
    <w:rsid w:val="00681815"/>
    <w:rsid w:val="00685B03"/>
    <w:rsid w:val="00686226"/>
    <w:rsid w:val="00687C45"/>
    <w:rsid w:val="006915BE"/>
    <w:rsid w:val="00691675"/>
    <w:rsid w:val="006939E6"/>
    <w:rsid w:val="00696CB5"/>
    <w:rsid w:val="006A429C"/>
    <w:rsid w:val="006A4CF0"/>
    <w:rsid w:val="006A77A1"/>
    <w:rsid w:val="006B5C14"/>
    <w:rsid w:val="006C1AED"/>
    <w:rsid w:val="006C2781"/>
    <w:rsid w:val="006C41CC"/>
    <w:rsid w:val="006C5888"/>
    <w:rsid w:val="006D28A4"/>
    <w:rsid w:val="006D2C5F"/>
    <w:rsid w:val="006D3F8A"/>
    <w:rsid w:val="006D6B61"/>
    <w:rsid w:val="006E19DF"/>
    <w:rsid w:val="006E1FDF"/>
    <w:rsid w:val="006E3CC4"/>
    <w:rsid w:val="006E5504"/>
    <w:rsid w:val="006F0D0D"/>
    <w:rsid w:val="006F228A"/>
    <w:rsid w:val="006F3744"/>
    <w:rsid w:val="006F3B81"/>
    <w:rsid w:val="00700597"/>
    <w:rsid w:val="00701F21"/>
    <w:rsid w:val="0070216B"/>
    <w:rsid w:val="00705EE6"/>
    <w:rsid w:val="00706041"/>
    <w:rsid w:val="007154EC"/>
    <w:rsid w:val="00716E5D"/>
    <w:rsid w:val="007171DF"/>
    <w:rsid w:val="00720DD4"/>
    <w:rsid w:val="00722836"/>
    <w:rsid w:val="0072306A"/>
    <w:rsid w:val="00724A98"/>
    <w:rsid w:val="00726452"/>
    <w:rsid w:val="00732B46"/>
    <w:rsid w:val="0073337B"/>
    <w:rsid w:val="00733AF1"/>
    <w:rsid w:val="00734F31"/>
    <w:rsid w:val="00737284"/>
    <w:rsid w:val="00737541"/>
    <w:rsid w:val="00745E9A"/>
    <w:rsid w:val="00747794"/>
    <w:rsid w:val="00751D74"/>
    <w:rsid w:val="0075285F"/>
    <w:rsid w:val="00763BFB"/>
    <w:rsid w:val="007645BF"/>
    <w:rsid w:val="00765272"/>
    <w:rsid w:val="007671B4"/>
    <w:rsid w:val="0077167D"/>
    <w:rsid w:val="00771D3A"/>
    <w:rsid w:val="007728E8"/>
    <w:rsid w:val="00775058"/>
    <w:rsid w:val="00776A6D"/>
    <w:rsid w:val="007834F9"/>
    <w:rsid w:val="007875E7"/>
    <w:rsid w:val="007904A2"/>
    <w:rsid w:val="00790C95"/>
    <w:rsid w:val="00792314"/>
    <w:rsid w:val="0079387B"/>
    <w:rsid w:val="0079398A"/>
    <w:rsid w:val="007A0628"/>
    <w:rsid w:val="007A774F"/>
    <w:rsid w:val="007A77A4"/>
    <w:rsid w:val="007A7C68"/>
    <w:rsid w:val="007B2124"/>
    <w:rsid w:val="007B2C46"/>
    <w:rsid w:val="007B7322"/>
    <w:rsid w:val="007C361E"/>
    <w:rsid w:val="007D20BE"/>
    <w:rsid w:val="007E2236"/>
    <w:rsid w:val="007E234A"/>
    <w:rsid w:val="007E4D4B"/>
    <w:rsid w:val="007E505F"/>
    <w:rsid w:val="007E5C6A"/>
    <w:rsid w:val="007F297B"/>
    <w:rsid w:val="007F2C87"/>
    <w:rsid w:val="007F2F19"/>
    <w:rsid w:val="007F6ED7"/>
    <w:rsid w:val="00802D5B"/>
    <w:rsid w:val="00802DDA"/>
    <w:rsid w:val="00803D33"/>
    <w:rsid w:val="00806A78"/>
    <w:rsid w:val="00807478"/>
    <w:rsid w:val="00811E90"/>
    <w:rsid w:val="00815D6D"/>
    <w:rsid w:val="00815E7D"/>
    <w:rsid w:val="00817DAE"/>
    <w:rsid w:val="00843B32"/>
    <w:rsid w:val="00845362"/>
    <w:rsid w:val="00851D9D"/>
    <w:rsid w:val="00853094"/>
    <w:rsid w:val="00853298"/>
    <w:rsid w:val="0085771B"/>
    <w:rsid w:val="008617E4"/>
    <w:rsid w:val="0086307A"/>
    <w:rsid w:val="0086395B"/>
    <w:rsid w:val="00864A4A"/>
    <w:rsid w:val="00866A5C"/>
    <w:rsid w:val="008708E5"/>
    <w:rsid w:val="00871766"/>
    <w:rsid w:val="008719FC"/>
    <w:rsid w:val="00872EFE"/>
    <w:rsid w:val="00873D96"/>
    <w:rsid w:val="008807DB"/>
    <w:rsid w:val="008812B4"/>
    <w:rsid w:val="008842B3"/>
    <w:rsid w:val="008843C4"/>
    <w:rsid w:val="0089381E"/>
    <w:rsid w:val="008A176D"/>
    <w:rsid w:val="008B0AD1"/>
    <w:rsid w:val="008C1C2B"/>
    <w:rsid w:val="008C2A64"/>
    <w:rsid w:val="008C2E52"/>
    <w:rsid w:val="008C3ECC"/>
    <w:rsid w:val="008D189C"/>
    <w:rsid w:val="008D2765"/>
    <w:rsid w:val="008D3C26"/>
    <w:rsid w:val="008D4743"/>
    <w:rsid w:val="008D5A18"/>
    <w:rsid w:val="008D60A8"/>
    <w:rsid w:val="008D6C14"/>
    <w:rsid w:val="008E0E5E"/>
    <w:rsid w:val="008E3B30"/>
    <w:rsid w:val="008F2D5D"/>
    <w:rsid w:val="008F3685"/>
    <w:rsid w:val="008F778B"/>
    <w:rsid w:val="009015E7"/>
    <w:rsid w:val="00906A8D"/>
    <w:rsid w:val="00912438"/>
    <w:rsid w:val="009124AA"/>
    <w:rsid w:val="00912E7C"/>
    <w:rsid w:val="009138D2"/>
    <w:rsid w:val="00914052"/>
    <w:rsid w:val="00914C56"/>
    <w:rsid w:val="00921CF1"/>
    <w:rsid w:val="00925532"/>
    <w:rsid w:val="00927350"/>
    <w:rsid w:val="009307B6"/>
    <w:rsid w:val="009328A0"/>
    <w:rsid w:val="00933A36"/>
    <w:rsid w:val="00933F92"/>
    <w:rsid w:val="0093458D"/>
    <w:rsid w:val="00935B8E"/>
    <w:rsid w:val="00941C7F"/>
    <w:rsid w:val="00942DAE"/>
    <w:rsid w:val="00944B30"/>
    <w:rsid w:val="0094646B"/>
    <w:rsid w:val="00950A67"/>
    <w:rsid w:val="00950A93"/>
    <w:rsid w:val="009555B0"/>
    <w:rsid w:val="00955E6F"/>
    <w:rsid w:val="00963AAC"/>
    <w:rsid w:val="00963D0A"/>
    <w:rsid w:val="00965464"/>
    <w:rsid w:val="00967A8F"/>
    <w:rsid w:val="00972DFA"/>
    <w:rsid w:val="0097550D"/>
    <w:rsid w:val="00975AA5"/>
    <w:rsid w:val="009768A6"/>
    <w:rsid w:val="00977D6B"/>
    <w:rsid w:val="00982007"/>
    <w:rsid w:val="0099118F"/>
    <w:rsid w:val="009923C5"/>
    <w:rsid w:val="00992A60"/>
    <w:rsid w:val="00996778"/>
    <w:rsid w:val="00997F1F"/>
    <w:rsid w:val="009A01F2"/>
    <w:rsid w:val="009A0DD3"/>
    <w:rsid w:val="009A18AD"/>
    <w:rsid w:val="009A1AC2"/>
    <w:rsid w:val="009A40DE"/>
    <w:rsid w:val="009A4776"/>
    <w:rsid w:val="009A4C95"/>
    <w:rsid w:val="009A5795"/>
    <w:rsid w:val="009B0EAC"/>
    <w:rsid w:val="009B1206"/>
    <w:rsid w:val="009B6F0E"/>
    <w:rsid w:val="009C183F"/>
    <w:rsid w:val="009C6881"/>
    <w:rsid w:val="009D00A8"/>
    <w:rsid w:val="009D14BB"/>
    <w:rsid w:val="009D170C"/>
    <w:rsid w:val="009D3B35"/>
    <w:rsid w:val="009D442A"/>
    <w:rsid w:val="009D4656"/>
    <w:rsid w:val="009D4B71"/>
    <w:rsid w:val="009D7B0A"/>
    <w:rsid w:val="009D7F58"/>
    <w:rsid w:val="009E28DD"/>
    <w:rsid w:val="009E646F"/>
    <w:rsid w:val="009E7E7D"/>
    <w:rsid w:val="00A014F0"/>
    <w:rsid w:val="00A02EEC"/>
    <w:rsid w:val="00A0523A"/>
    <w:rsid w:val="00A06B0B"/>
    <w:rsid w:val="00A107F3"/>
    <w:rsid w:val="00A12BAB"/>
    <w:rsid w:val="00A20788"/>
    <w:rsid w:val="00A21E51"/>
    <w:rsid w:val="00A221FB"/>
    <w:rsid w:val="00A2283D"/>
    <w:rsid w:val="00A253C6"/>
    <w:rsid w:val="00A25B18"/>
    <w:rsid w:val="00A30DFD"/>
    <w:rsid w:val="00A3431E"/>
    <w:rsid w:val="00A3555C"/>
    <w:rsid w:val="00A3601E"/>
    <w:rsid w:val="00A42E5D"/>
    <w:rsid w:val="00A43A6D"/>
    <w:rsid w:val="00A4473E"/>
    <w:rsid w:val="00A533F2"/>
    <w:rsid w:val="00A56E19"/>
    <w:rsid w:val="00A63673"/>
    <w:rsid w:val="00A65C7E"/>
    <w:rsid w:val="00A67B00"/>
    <w:rsid w:val="00A76B55"/>
    <w:rsid w:val="00A77A25"/>
    <w:rsid w:val="00A80471"/>
    <w:rsid w:val="00A8058E"/>
    <w:rsid w:val="00A84DB8"/>
    <w:rsid w:val="00A91886"/>
    <w:rsid w:val="00A926B1"/>
    <w:rsid w:val="00A97D2E"/>
    <w:rsid w:val="00A97D94"/>
    <w:rsid w:val="00AA1015"/>
    <w:rsid w:val="00AA23E7"/>
    <w:rsid w:val="00AA2D30"/>
    <w:rsid w:val="00AA79C4"/>
    <w:rsid w:val="00AB197A"/>
    <w:rsid w:val="00AB2DF0"/>
    <w:rsid w:val="00AB5B27"/>
    <w:rsid w:val="00AB76EF"/>
    <w:rsid w:val="00AC54CD"/>
    <w:rsid w:val="00AC7DCE"/>
    <w:rsid w:val="00AD0349"/>
    <w:rsid w:val="00AD43CE"/>
    <w:rsid w:val="00AD5B7C"/>
    <w:rsid w:val="00AD70D9"/>
    <w:rsid w:val="00AD73ED"/>
    <w:rsid w:val="00AE3B6F"/>
    <w:rsid w:val="00AE479B"/>
    <w:rsid w:val="00AE70E1"/>
    <w:rsid w:val="00AE76B1"/>
    <w:rsid w:val="00AF2853"/>
    <w:rsid w:val="00AF3465"/>
    <w:rsid w:val="00AF651D"/>
    <w:rsid w:val="00B00C20"/>
    <w:rsid w:val="00B01AA8"/>
    <w:rsid w:val="00B0311E"/>
    <w:rsid w:val="00B03581"/>
    <w:rsid w:val="00B058D0"/>
    <w:rsid w:val="00B10AA4"/>
    <w:rsid w:val="00B10DDA"/>
    <w:rsid w:val="00B11034"/>
    <w:rsid w:val="00B110FB"/>
    <w:rsid w:val="00B122D0"/>
    <w:rsid w:val="00B12931"/>
    <w:rsid w:val="00B146E0"/>
    <w:rsid w:val="00B15DD6"/>
    <w:rsid w:val="00B220E3"/>
    <w:rsid w:val="00B23891"/>
    <w:rsid w:val="00B2408F"/>
    <w:rsid w:val="00B30200"/>
    <w:rsid w:val="00B30A24"/>
    <w:rsid w:val="00B3209D"/>
    <w:rsid w:val="00B346F4"/>
    <w:rsid w:val="00B34C03"/>
    <w:rsid w:val="00B36D6A"/>
    <w:rsid w:val="00B4225E"/>
    <w:rsid w:val="00B50E0F"/>
    <w:rsid w:val="00B512D7"/>
    <w:rsid w:val="00B51A23"/>
    <w:rsid w:val="00B54A5F"/>
    <w:rsid w:val="00B57800"/>
    <w:rsid w:val="00B579B8"/>
    <w:rsid w:val="00B71F25"/>
    <w:rsid w:val="00B73E71"/>
    <w:rsid w:val="00B75628"/>
    <w:rsid w:val="00B76AA9"/>
    <w:rsid w:val="00B9157A"/>
    <w:rsid w:val="00B95460"/>
    <w:rsid w:val="00B9703B"/>
    <w:rsid w:val="00BA13A6"/>
    <w:rsid w:val="00BB27F2"/>
    <w:rsid w:val="00BB4898"/>
    <w:rsid w:val="00BB5D4E"/>
    <w:rsid w:val="00BC256D"/>
    <w:rsid w:val="00BC2996"/>
    <w:rsid w:val="00BC2F7D"/>
    <w:rsid w:val="00BC39BC"/>
    <w:rsid w:val="00BC41F2"/>
    <w:rsid w:val="00BC68A5"/>
    <w:rsid w:val="00BC6972"/>
    <w:rsid w:val="00BC7150"/>
    <w:rsid w:val="00BD510E"/>
    <w:rsid w:val="00BE24A5"/>
    <w:rsid w:val="00BE40C3"/>
    <w:rsid w:val="00BE43E0"/>
    <w:rsid w:val="00BE442B"/>
    <w:rsid w:val="00BE4DE7"/>
    <w:rsid w:val="00BE54FD"/>
    <w:rsid w:val="00BE6B43"/>
    <w:rsid w:val="00BF3EF6"/>
    <w:rsid w:val="00BF7A34"/>
    <w:rsid w:val="00BF7A91"/>
    <w:rsid w:val="00C004AF"/>
    <w:rsid w:val="00C00CF6"/>
    <w:rsid w:val="00C02D67"/>
    <w:rsid w:val="00C03006"/>
    <w:rsid w:val="00C05D12"/>
    <w:rsid w:val="00C1064F"/>
    <w:rsid w:val="00C1715F"/>
    <w:rsid w:val="00C20968"/>
    <w:rsid w:val="00C23BAF"/>
    <w:rsid w:val="00C30884"/>
    <w:rsid w:val="00C317C4"/>
    <w:rsid w:val="00C40A52"/>
    <w:rsid w:val="00C41D40"/>
    <w:rsid w:val="00C42B1E"/>
    <w:rsid w:val="00C4424E"/>
    <w:rsid w:val="00C44ED5"/>
    <w:rsid w:val="00C519CD"/>
    <w:rsid w:val="00C51C82"/>
    <w:rsid w:val="00C52580"/>
    <w:rsid w:val="00C60143"/>
    <w:rsid w:val="00C6056A"/>
    <w:rsid w:val="00C6160C"/>
    <w:rsid w:val="00C6175A"/>
    <w:rsid w:val="00C62CCA"/>
    <w:rsid w:val="00C651CE"/>
    <w:rsid w:val="00C657C3"/>
    <w:rsid w:val="00C65D57"/>
    <w:rsid w:val="00C67554"/>
    <w:rsid w:val="00C6763C"/>
    <w:rsid w:val="00C709B6"/>
    <w:rsid w:val="00C73F66"/>
    <w:rsid w:val="00C752FF"/>
    <w:rsid w:val="00C75C95"/>
    <w:rsid w:val="00C7691E"/>
    <w:rsid w:val="00C77805"/>
    <w:rsid w:val="00C8018E"/>
    <w:rsid w:val="00C87B90"/>
    <w:rsid w:val="00C91B67"/>
    <w:rsid w:val="00C95918"/>
    <w:rsid w:val="00C97CF3"/>
    <w:rsid w:val="00CA2D5A"/>
    <w:rsid w:val="00CA300C"/>
    <w:rsid w:val="00CA45ED"/>
    <w:rsid w:val="00CB1FDD"/>
    <w:rsid w:val="00CB5AFA"/>
    <w:rsid w:val="00CB6300"/>
    <w:rsid w:val="00CC27EA"/>
    <w:rsid w:val="00CC395E"/>
    <w:rsid w:val="00CC728B"/>
    <w:rsid w:val="00CD09D5"/>
    <w:rsid w:val="00CD27DC"/>
    <w:rsid w:val="00CD4DED"/>
    <w:rsid w:val="00CD5B2B"/>
    <w:rsid w:val="00CD7BCF"/>
    <w:rsid w:val="00CE14CF"/>
    <w:rsid w:val="00CE23F3"/>
    <w:rsid w:val="00CE3E4B"/>
    <w:rsid w:val="00CE5288"/>
    <w:rsid w:val="00CF0227"/>
    <w:rsid w:val="00CF2C26"/>
    <w:rsid w:val="00D00475"/>
    <w:rsid w:val="00D0047F"/>
    <w:rsid w:val="00D01487"/>
    <w:rsid w:val="00D04C15"/>
    <w:rsid w:val="00D060AA"/>
    <w:rsid w:val="00D07B21"/>
    <w:rsid w:val="00D11ABB"/>
    <w:rsid w:val="00D139BE"/>
    <w:rsid w:val="00D143F6"/>
    <w:rsid w:val="00D23457"/>
    <w:rsid w:val="00D24257"/>
    <w:rsid w:val="00D26ADF"/>
    <w:rsid w:val="00D306DB"/>
    <w:rsid w:val="00D31075"/>
    <w:rsid w:val="00D31185"/>
    <w:rsid w:val="00D33E65"/>
    <w:rsid w:val="00D35860"/>
    <w:rsid w:val="00D40469"/>
    <w:rsid w:val="00D43FF7"/>
    <w:rsid w:val="00D54B22"/>
    <w:rsid w:val="00D62477"/>
    <w:rsid w:val="00D65169"/>
    <w:rsid w:val="00D71494"/>
    <w:rsid w:val="00D72581"/>
    <w:rsid w:val="00D83C2A"/>
    <w:rsid w:val="00D95C68"/>
    <w:rsid w:val="00DA103B"/>
    <w:rsid w:val="00DA322E"/>
    <w:rsid w:val="00DB2727"/>
    <w:rsid w:val="00DB33A6"/>
    <w:rsid w:val="00DB385D"/>
    <w:rsid w:val="00DC5CA1"/>
    <w:rsid w:val="00DD1933"/>
    <w:rsid w:val="00DD52AA"/>
    <w:rsid w:val="00DD5CB7"/>
    <w:rsid w:val="00DD6DD4"/>
    <w:rsid w:val="00DE1ED8"/>
    <w:rsid w:val="00DE2C2E"/>
    <w:rsid w:val="00DE44FF"/>
    <w:rsid w:val="00DE5BDD"/>
    <w:rsid w:val="00DE786C"/>
    <w:rsid w:val="00DF1488"/>
    <w:rsid w:val="00DF19FA"/>
    <w:rsid w:val="00DF3153"/>
    <w:rsid w:val="00DF4629"/>
    <w:rsid w:val="00E02055"/>
    <w:rsid w:val="00E039CA"/>
    <w:rsid w:val="00E05C3B"/>
    <w:rsid w:val="00E24CAF"/>
    <w:rsid w:val="00E26E18"/>
    <w:rsid w:val="00E27684"/>
    <w:rsid w:val="00E27C73"/>
    <w:rsid w:val="00E30240"/>
    <w:rsid w:val="00E3372A"/>
    <w:rsid w:val="00E364A8"/>
    <w:rsid w:val="00E37616"/>
    <w:rsid w:val="00E43F3D"/>
    <w:rsid w:val="00E50B56"/>
    <w:rsid w:val="00E51C14"/>
    <w:rsid w:val="00E557B4"/>
    <w:rsid w:val="00E56514"/>
    <w:rsid w:val="00E628F1"/>
    <w:rsid w:val="00E67996"/>
    <w:rsid w:val="00E67B3A"/>
    <w:rsid w:val="00E74DBF"/>
    <w:rsid w:val="00E82A92"/>
    <w:rsid w:val="00E82B86"/>
    <w:rsid w:val="00E8399B"/>
    <w:rsid w:val="00E86D6E"/>
    <w:rsid w:val="00E8774F"/>
    <w:rsid w:val="00E925BD"/>
    <w:rsid w:val="00E92E7D"/>
    <w:rsid w:val="00E95A8F"/>
    <w:rsid w:val="00EA3D77"/>
    <w:rsid w:val="00EA5631"/>
    <w:rsid w:val="00EA746E"/>
    <w:rsid w:val="00EB2370"/>
    <w:rsid w:val="00EB5A0A"/>
    <w:rsid w:val="00EB6592"/>
    <w:rsid w:val="00EB7859"/>
    <w:rsid w:val="00EC24D5"/>
    <w:rsid w:val="00EC35B9"/>
    <w:rsid w:val="00EC3FF4"/>
    <w:rsid w:val="00EC4EBE"/>
    <w:rsid w:val="00ED11FF"/>
    <w:rsid w:val="00ED3261"/>
    <w:rsid w:val="00ED7445"/>
    <w:rsid w:val="00EE1BA8"/>
    <w:rsid w:val="00EE25E5"/>
    <w:rsid w:val="00EE6750"/>
    <w:rsid w:val="00EF0BEB"/>
    <w:rsid w:val="00F03AC4"/>
    <w:rsid w:val="00F20222"/>
    <w:rsid w:val="00F2179A"/>
    <w:rsid w:val="00F30E7E"/>
    <w:rsid w:val="00F3151D"/>
    <w:rsid w:val="00F32570"/>
    <w:rsid w:val="00F34BE1"/>
    <w:rsid w:val="00F36921"/>
    <w:rsid w:val="00F421E7"/>
    <w:rsid w:val="00F47881"/>
    <w:rsid w:val="00F50517"/>
    <w:rsid w:val="00F54898"/>
    <w:rsid w:val="00F603A7"/>
    <w:rsid w:val="00F613D3"/>
    <w:rsid w:val="00F630AB"/>
    <w:rsid w:val="00F632DF"/>
    <w:rsid w:val="00F64D50"/>
    <w:rsid w:val="00F677DF"/>
    <w:rsid w:val="00F726C2"/>
    <w:rsid w:val="00F74278"/>
    <w:rsid w:val="00F74E41"/>
    <w:rsid w:val="00F755FF"/>
    <w:rsid w:val="00F83EF2"/>
    <w:rsid w:val="00F924E2"/>
    <w:rsid w:val="00F927E2"/>
    <w:rsid w:val="00F952AC"/>
    <w:rsid w:val="00FA276E"/>
    <w:rsid w:val="00FA3AF5"/>
    <w:rsid w:val="00FB3DDD"/>
    <w:rsid w:val="00FC0A11"/>
    <w:rsid w:val="00FD1156"/>
    <w:rsid w:val="00FD49EB"/>
    <w:rsid w:val="00FE1B04"/>
    <w:rsid w:val="00FE33A7"/>
    <w:rsid w:val="00FE48B4"/>
    <w:rsid w:val="00FE6160"/>
    <w:rsid w:val="00FE72B2"/>
    <w:rsid w:val="00FE7DB8"/>
    <w:rsid w:val="00FF3EF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586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microsoft.com/office/2011/relationships/commentsExtended" Target="commentsExtended.xml"/><Relationship Id="rId12" Type="http://schemas.openxmlformats.org/officeDocument/2006/relationships/hyperlink" Target="https://doi.org/10.21105/joss.00772"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doi.org/10.1002/ecs2.1992"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ca10.uscourts.gov/special-master-docket/001"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myfwc.com/research/saltwater/fishstats/commercial-fisheries/landings-in-florid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1</Pages>
  <Words>9912</Words>
  <Characters>56504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21</cp:revision>
  <cp:lastPrinted>2022-04-29T18:52:00Z</cp:lastPrinted>
  <dcterms:created xsi:type="dcterms:W3CDTF">2022-07-09T12:20:00Z</dcterms:created>
  <dcterms:modified xsi:type="dcterms:W3CDTF">2022-07-13T02:43:00Z</dcterms:modified>
</cp:coreProperties>
</file>