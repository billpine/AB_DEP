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D31185">
      <w:pPr>
        <w:spacing w:after="0" w:line="276" w:lineRule="auto"/>
      </w:pPr>
    </w:p>
    <w:p w14:paraId="373AB106" w14:textId="557F433A" w:rsidR="00567FC0" w:rsidRDefault="00567FC0" w:rsidP="00D31185">
      <w:pPr>
        <w:spacing w:after="0" w:line="276" w:lineRule="auto"/>
        <w:rPr>
          <w:i/>
          <w:iCs/>
        </w:rPr>
      </w:pPr>
      <w:r>
        <w:rPr>
          <w:i/>
          <w:iCs/>
        </w:rPr>
        <w:t>#Authorship to be determined</w:t>
      </w:r>
    </w:p>
    <w:p w14:paraId="0E42E357" w14:textId="15AF1AEA" w:rsidR="002C1DD2" w:rsidRDefault="002C1DD2" w:rsidP="00D31185">
      <w:pPr>
        <w:spacing w:after="0" w:line="276" w:lineRule="auto"/>
        <w:rPr>
          <w:i/>
          <w:iCs/>
        </w:rPr>
      </w:pPr>
    </w:p>
    <w:p w14:paraId="79A83774" w14:textId="3C5D313F" w:rsidR="002C1DD2" w:rsidRDefault="002C1DD2" w:rsidP="00D31185">
      <w:pPr>
        <w:spacing w:after="0" w:line="276" w:lineRule="auto"/>
        <w:rPr>
          <w:i/>
          <w:iCs/>
        </w:rPr>
      </w:pPr>
      <w:r>
        <w:rPr>
          <w:i/>
          <w:iCs/>
        </w:rPr>
        <w:t>Data contributions: Jonathan Brucker and Matt Davis</w:t>
      </w:r>
    </w:p>
    <w:p w14:paraId="5E3713D4" w14:textId="3EFE1C2D" w:rsidR="002C1DD2" w:rsidRDefault="002C1DD2" w:rsidP="00D31185">
      <w:pPr>
        <w:spacing w:after="0" w:line="276" w:lineRule="auto"/>
        <w:rPr>
          <w:i/>
          <w:iCs/>
        </w:rPr>
      </w:pPr>
      <w:r>
        <w:rPr>
          <w:i/>
          <w:iCs/>
        </w:rPr>
        <w:t>Analytical and writing: Jennifer Moore, Fred Johnson, Ed Camp, Steve Geiger, FSU</w:t>
      </w:r>
    </w:p>
    <w:p w14:paraId="2D18930A" w14:textId="77777777" w:rsidR="00567FC0" w:rsidRDefault="00567FC0" w:rsidP="00D31185">
      <w:pPr>
        <w:spacing w:after="0" w:line="276" w:lineRule="auto"/>
        <w:rPr>
          <w:i/>
          <w:iCs/>
        </w:rPr>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3FDF8D3F"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w:t>
      </w:r>
      <w:r w:rsidR="0063063C">
        <w:t>,</w:t>
      </w:r>
      <w:r w:rsidR="00276FC6">
        <w:t xml:space="preserve"> Florida argues that water use in the Georgia portion of the Apalachicola-Chattahoochee-Flint river basin</w:t>
      </w:r>
      <w:r w:rsidR="005E6CE4">
        <w:t xml:space="preserve"> may have contributed to the </w:t>
      </w:r>
      <w:r w:rsidR="00276FC6">
        <w:t xml:space="preserve">2012 </w:t>
      </w:r>
      <w:r w:rsidR="00982007">
        <w:t>oyster population collapse in Apalachicola Bay (ref</w:t>
      </w:r>
      <w:r w:rsidR="00276FC6">
        <w:t xml:space="preserve">). Oyster populations in the Gulf of Mexico were damaged by the sinking of the </w:t>
      </w:r>
      <w:r w:rsidR="00276FC6">
        <w:rPr>
          <w:i/>
          <w:iCs/>
        </w:rPr>
        <w:t xml:space="preserve">Deepwater </w:t>
      </w:r>
      <w:commentRangeStart w:id="0"/>
      <w:r w:rsidR="00276FC6">
        <w:rPr>
          <w:i/>
          <w:iCs/>
        </w:rPr>
        <w:t>Horizon</w:t>
      </w:r>
      <w:commentRangeEnd w:id="0"/>
      <w:r w:rsidR="00276FC6">
        <w:rPr>
          <w:rStyle w:val="CommentReference"/>
        </w:rPr>
        <w:commentReference w:id="0"/>
      </w:r>
      <w:r w:rsidR="00276FC6">
        <w:t xml:space="preserve"> and subsequent oil spill (Deepwater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63063C">
        <w:t>.S.</w:t>
      </w:r>
      <w:r w:rsidR="00276FC6">
        <w:t xml:space="preserve">) for oyster restoration in the Gulf of Mexico. The dollars allocated for restoration exceeded the annual value of oyster landings (Pine et al. 2022).  </w:t>
      </w:r>
    </w:p>
    <w:p w14:paraId="12E59DFE" w14:textId="2D8413FB"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w:t>
      </w:r>
      <w:r w:rsidR="0063063C">
        <w:t>,</w:t>
      </w:r>
      <w:r w:rsidR="00696CB5">
        <w:t xml:space="preserve"> and shell may be displaced from the oyster reef when oyster harvesters cull undersized oysters and cultch material away from the reef (Swift 1897;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(ref).</w:t>
      </w:r>
      <w:r>
        <w:t xml:space="preserve">  </w:t>
      </w:r>
    </w:p>
    <w:p w14:paraId="36D452FA" w14:textId="2BD469A5"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 xml:space="preserve">increase the likelihood of the restoration achieving </w:t>
      </w:r>
      <w:r w:rsidR="00A42E5D">
        <w:lastRenderedPageBreak/>
        <w:t>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in general,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2BB08447" w:rsidR="005E228A" w:rsidRDefault="00523BDE" w:rsidP="005E228A">
      <w:pPr>
        <w:spacing w:after="0" w:line="360" w:lineRule="auto"/>
      </w:pPr>
      <w:commentRangeStart w:id="1"/>
      <w:r w:rsidRPr="00A2283D">
        <w:rPr>
          <w:u w:val="single"/>
        </w:rPr>
        <w:t>Site description</w:t>
      </w:r>
      <w:r w:rsidR="00DE5BDD" w:rsidRPr="000142BB">
        <w:t xml:space="preserve"> </w:t>
      </w:r>
      <w:commentRangeEnd w:id="1"/>
      <w:r w:rsidR="00002FA5">
        <w:rPr>
          <w:rStyle w:val="CommentReference"/>
        </w:rPr>
        <w:commentReference w:id="1"/>
      </w:r>
      <w:r w:rsidR="00A0523A">
        <w:t>–</w:t>
      </w:r>
      <w:r w:rsidR="00DE5BDD" w:rsidRPr="000142BB">
        <w:t xml:space="preserve"> </w:t>
      </w:r>
      <w:r w:rsidR="005E228A">
        <w:t xml:space="preserve">Oyster population trends </w:t>
      </w:r>
      <w:r w:rsidR="005D72D9">
        <w:t xml:space="preserve">were assessed </w:t>
      </w:r>
      <w:r w:rsidR="005E228A">
        <w:t xml:space="preserve">in three estuaries in the Florida panhandle that currently have ongoing or recently completed oyster restoration projects. Pensacola Bay (Figure 1) in northwest Florida (Santa Rosa and Escambia counties) is the fourth largest estuary in Florida with a surface area of approximately 126,000 total acres. Reported oyster landings, trips, and CPUE for Pensacola Bay in recent decades have declined (Figure 2) since the current mandatory TRIP ticket program was </w:t>
      </w:r>
      <w:r w:rsidR="005E228A" w:rsidRPr="006A77A1">
        <w:t>implemented in 1985. The</w:t>
      </w:r>
      <w:r w:rsidR="005E228A">
        <w:t xml:space="preserve"> East Bay (Figure 1) arm of St. Andrew Bay, near Panama City, Florida (Okaloosa and Walton Counties) is one region of St. Andrew Bay which has a total surface area of approximately 437,000 acres (Comp and Seaman </w:t>
      </w:r>
      <w:commentRangeStart w:id="2"/>
      <w:r w:rsidR="005E228A">
        <w:t>1988</w:t>
      </w:r>
      <w:commentRangeEnd w:id="2"/>
      <w:r w:rsidR="005E228A">
        <w:rPr>
          <w:rStyle w:val="CommentReference"/>
        </w:rPr>
        <w:commentReference w:id="2"/>
      </w:r>
      <w:r w:rsidR="005E228A">
        <w:t>). Reported oyster landings and trips for East Bay are not available, but are available for the counties comprising St. Andrew Bay</w:t>
      </w:r>
      <w:r w:rsidR="005D72D9">
        <w:t xml:space="preserve"> where</w:t>
      </w:r>
      <w:r w:rsidR="005E228A">
        <w:t xml:space="preserve"> oyster trips and landings in recent decades have declined and harvest in recent years is near zero (Figure 2). Apalachicola Bay is a large estuary of 860,000 acres in Franklin County which historically supported the largest oyster fishery in Florida before collapsing in fall of 2012 (Pine et al. 2015) and was closed to commercial harvest in December 2020 through December 2025 by the Florida Fish and Wildlife Conservation Commission.</w:t>
      </w:r>
    </w:p>
    <w:p w14:paraId="1B486B31" w14:textId="58E34E95" w:rsidR="005E228A" w:rsidRDefault="005E228A" w:rsidP="005E228A">
      <w:pPr>
        <w:spacing w:after="0" w:line="360" w:lineRule="auto"/>
      </w:pPr>
      <w:r w:rsidRPr="00A2283D">
        <w:rPr>
          <w:u w:val="single"/>
        </w:rPr>
        <w:t>Management actions</w:t>
      </w:r>
      <w:r w:rsidRPr="000142BB">
        <w:t xml:space="preserve"> </w:t>
      </w:r>
      <w:r>
        <w:t xml:space="preserve">– Cultch material was deposited in each bay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In Apalachicola Bay four different restoration projects with similar objectives and methodologies occurred during this time. In the first (NRDA), approximately 24,840 cubic cards of fossil shell material was deployed on 16 different sites at an average cultch density of 200 cubic yards per acre. In the second project (FDEP), approximately 95,500 cubic yards of limerock aggregate was deployed as part of an FDEP project on fourteen different oyster reef sites. Average density of cultch material was 300 cubic yards per acre. The third project (FWC) deployed 9600 cubic yards of shell </w:t>
      </w:r>
      <w:r>
        <w:lastRenderedPageBreak/>
        <w:t>material in sites 2-acres in size at densities of 100, 200, 300, or 400 cubic yards per acre. The fourth project deployed XYZ (FWC NFWF 2) cubic yards of limestone at a density of ABC at Z different stations. Across all studies the actual area and density of cultch material deployed varied due to construction challenges and storm events that occurred during the study.</w:t>
      </w:r>
    </w:p>
    <w:p w14:paraId="31E5D2EE" w14:textId="444503E5" w:rsidR="005E228A" w:rsidRDefault="005E228A" w:rsidP="005E228A">
      <w:pPr>
        <w:spacing w:after="0" w:line="276" w:lineRule="auto"/>
      </w:pPr>
    </w:p>
    <w:p w14:paraId="7351B7BB" w14:textId="56A36DD0" w:rsidR="0031185A" w:rsidRDefault="0031185A" w:rsidP="00D31185">
      <w:pPr>
        <w:spacing w:after="0" w:line="276" w:lineRule="auto"/>
      </w:pP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3"/>
      <w:r>
        <w:t>date</w:t>
      </w:r>
      <w:commentRangeEnd w:id="3"/>
      <w:r w:rsidR="00776A6D">
        <w:rPr>
          <w:rStyle w:val="CommentReference"/>
        </w:rPr>
        <w:commentReference w:id="3"/>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2BA2AEF" w:rsidR="002720C8" w:rsidRDefault="005E228A" w:rsidP="00D31185">
            <w:pPr>
              <w:spacing w:line="276" w:lineRule="auto"/>
            </w:pPr>
            <w:r>
              <w:t>9,600</w:t>
            </w:r>
          </w:p>
        </w:tc>
        <w:tc>
          <w:tcPr>
            <w:tcW w:w="1197" w:type="dxa"/>
          </w:tcPr>
          <w:p w14:paraId="12E8A314" w14:textId="77777777" w:rsidR="002720C8" w:rsidRDefault="002720C8" w:rsidP="00D31185">
            <w:pPr>
              <w:spacing w:line="276" w:lineRule="auto"/>
            </w:pPr>
          </w:p>
        </w:tc>
        <w:tc>
          <w:tcPr>
            <w:tcW w:w="1197" w:type="dxa"/>
          </w:tcPr>
          <w:p w14:paraId="01C4E4A6" w14:textId="6B0E0743"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79C2B4CA" w14:textId="77777777" w:rsidR="00C4424E" w:rsidRDefault="00C4424E">
      <w:pPr>
        <w:spacing w:after="0" w:line="360" w:lineRule="auto"/>
        <w:pPrChange w:id="4" w:author="Bill Pine" w:date="2022-06-06T21:19:00Z">
          <w:pPr>
            <w:spacing w:after="0" w:line="276" w:lineRule="auto"/>
          </w:pPr>
        </w:pPrChange>
      </w:pPr>
      <w:r>
        <w:rPr>
          <w:i/>
          <w:iCs/>
        </w:rPr>
        <w:t>Methods</w:t>
      </w:r>
    </w:p>
    <w:p w14:paraId="3D9E9F3F" w14:textId="52DC82DC" w:rsidR="00C4424E" w:rsidRDefault="00C4424E" w:rsidP="00C4424E">
      <w:pPr>
        <w:spacing w:after="0" w:line="360" w:lineRule="auto"/>
      </w:pPr>
      <w:r w:rsidRPr="002626DF">
        <w:rPr>
          <w:u w:val="single"/>
        </w:rPr>
        <w:t>Fisheries dependent data</w:t>
      </w:r>
      <w:r>
        <w:t xml:space="preserve"> </w:t>
      </w:r>
      <w:r w:rsidRPr="000142BB">
        <w:t>–</w:t>
      </w:r>
      <w:r>
        <w:t xml:space="preserve"> Commercial fisheries landings data for each of the three bays from Florida Fish and Wildlife Conservation Commission public database were summarized. For each bay</w:t>
      </w:r>
      <w:r w:rsidR="00A3601E">
        <w:t>,</w:t>
      </w:r>
      <w:r>
        <w:t xml:space="preserve"> the landings and trips were summed by county surrounding the bay, and the calculated catch-per-unit effort (CPUE) as annual landings/ trips.</w:t>
      </w:r>
    </w:p>
    <w:p w14:paraId="09500317" w14:textId="0797D21E" w:rsidR="00C4424E" w:rsidRDefault="00C4424E" w:rsidP="00C4424E">
      <w:pPr>
        <w:spacing w:after="0" w:line="360" w:lineRule="auto"/>
      </w:pPr>
      <w:r w:rsidRPr="002626DF">
        <w:rPr>
          <w:u w:val="single"/>
        </w:rPr>
        <w:t>Reef construction</w:t>
      </w:r>
      <w:r>
        <w:t xml:space="preserve"> </w:t>
      </w:r>
      <w:r w:rsidRPr="000142BB">
        <w:t>–</w:t>
      </w:r>
      <w:r>
        <w:t xml:space="preserve"> Reef construction methods across studies were similar and designed to minimize costs and maximize </w:t>
      </w:r>
      <w:r w:rsidR="00A3601E">
        <w:t xml:space="preserve">the </w:t>
      </w:r>
      <w:r>
        <w:t xml:space="preserve">amount of material deployed. Reef materials were either quarried shell or a </w:t>
      </w:r>
      <w:r w:rsidR="00A3601E">
        <w:t>"</w:t>
      </w:r>
      <w:r>
        <w:t>Kentucky</w:t>
      </w:r>
      <w:r w:rsidR="00A3601E">
        <w:t>"</w:t>
      </w:r>
      <w:r>
        <w:t xml:space="preserve"> limestone of graded size (often #4, 1.5-3 inches) transported on barges via inland and coastal waterway and then </w:t>
      </w:r>
      <w:r w:rsidR="00A3601E">
        <w:t>"</w:t>
      </w:r>
      <w:r>
        <w:t>planted</w:t>
      </w:r>
      <w:r w:rsidR="00A3601E">
        <w:t>"</w:t>
      </w:r>
      <w:r>
        <w:t xml:space="preserve"> at specific locations.</w:t>
      </w:r>
      <w:r w:rsidR="00A3601E">
        <w:t xml:space="preserve"> </w:t>
      </w:r>
      <w:r w:rsidR="00A3601E">
        <w:t>Site selection was based on local knowledge of historical or extant reef locations.</w:t>
      </w:r>
    </w:p>
    <w:p w14:paraId="5D933C9B" w14:textId="5B16AD97" w:rsidR="00C4424E" w:rsidRDefault="00C4424E" w:rsidP="00C4424E">
      <w:pPr>
        <w:spacing w:after="0" w:line="360" w:lineRule="auto"/>
      </w:pPr>
      <w:r w:rsidRPr="002626DF">
        <w:rPr>
          <w:u w:val="single"/>
        </w:rPr>
        <w:lastRenderedPageBreak/>
        <w:t>Field collections</w:t>
      </w:r>
      <w:r w:rsidRPr="002626DF">
        <w:t xml:space="preserve">  </w:t>
      </w:r>
      <w:r>
        <w:t xml:space="preserve">– Similar methods were followed for all projects to estimate live oyster counts and mass of cultch material based on methods used in Florida since the 1980s (FWC 2021 </w:t>
      </w:r>
      <w:hyperlink r:id="rId9" w:history="1">
        <w:r w:rsidRPr="005A61B8">
          <w:rPr>
            <w:rStyle w:val="Hyperlink"/>
          </w:rPr>
          <w:t>https://myfwc.com/media/27745/oimmp-v2-ch11.pdf</w:t>
        </w:r>
      </w:hyperlink>
      <w:r>
        <w:t>)</w:t>
      </w:r>
      <w:r w:rsidR="00A3601E">
        <w:t>. D</w:t>
      </w:r>
      <w:r>
        <w:t>ivers haphazardly place ¼-m</w:t>
      </w:r>
      <w:r w:rsidRPr="00EA3D77">
        <w:rPr>
          <w:vertAlign w:val="superscript"/>
        </w:rPr>
        <w:t>2</w:t>
      </w:r>
      <w:r>
        <w:t xml:space="preserve"> (0.5-m on each side) quadrats at selected sites</w:t>
      </w:r>
      <w:r w:rsidR="00A3601E">
        <w:t>, remove all oysters and cultch material to a "wrist deep" depth,</w:t>
      </w:r>
      <w:r>
        <w:t xml:space="preserve"> and place material in bags. Once bags are returned to the vessel, they are either processed on </w:t>
      </w:r>
      <w:r w:rsidR="00A3601E">
        <w:t>location</w:t>
      </w:r>
      <w:r>
        <w:t xml:space="preserve"> or returned to the lab where counts of live and dead oysters, measurements of shell height, weight of cultch material, and other metrics depending on study were recorded. </w:t>
      </w:r>
    </w:p>
    <w:p w14:paraId="7488E970" w14:textId="0B23E21C" w:rsidR="00C4424E" w:rsidRDefault="00C4424E" w:rsidP="00C4424E">
      <w:pPr>
        <w:spacing w:after="0" w:line="360" w:lineRule="auto"/>
      </w:pPr>
      <w:r w:rsidRPr="002626DF">
        <w:rPr>
          <w:u w:val="single"/>
        </w:rPr>
        <w:t>Data Analyses</w:t>
      </w:r>
      <w:r>
        <w:t xml:space="preserve"> </w:t>
      </w:r>
      <w:r w:rsidRPr="000142BB">
        <w:t>–</w:t>
      </w:r>
      <w:r>
        <w:t xml:space="preserve"> Methods for analyzing oyster count data followed Moore et al. (2020) modified based on how data were collected in the field. We conducted two separate analyses</w:t>
      </w:r>
      <w:r w:rsidR="00A3601E">
        <w:t xml:space="preserve"> (generated separate data sets)</w:t>
      </w:r>
      <w:r>
        <w:t xml:space="preserve"> to address specific questions of man</w:t>
      </w:r>
      <w:r w:rsidR="00A3601E">
        <w:t>a</w:t>
      </w:r>
      <w:r>
        <w:t>gement interest. The first analys</w:t>
      </w:r>
      <w:r w:rsidR="00A3601E">
        <w:t>i</w:t>
      </w:r>
      <w:r>
        <w:t>s assessed how oyster counts of each size class varied over time and between the three different bays (Pensacola, St. Andrew, and Apalachicola bays). The second analys</w:t>
      </w:r>
      <w:r w:rsidR="00A3601E">
        <w:t>i</w:t>
      </w:r>
      <w:r>
        <w:t>s focused on specific management questions that could only be addressed using data from Apalachicola Bay</w:t>
      </w:r>
      <w:r w:rsidR="00A3601E">
        <w:t>. These management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cultch density used in the four different projects</w:t>
      </w:r>
      <w:r w:rsidR="00A3601E">
        <w:t xml:space="preserve"> (Table 1)</w:t>
      </w:r>
      <w:r>
        <w:t xml:space="preserve"> that are ongoing within Apalachicola Bay. </w:t>
      </w:r>
    </w:p>
    <w:p w14:paraId="43705371" w14:textId="77777777" w:rsidR="00C4424E" w:rsidRDefault="00C4424E" w:rsidP="00C4424E">
      <w:pPr>
        <w:spacing w:after="0" w:line="360" w:lineRule="auto"/>
        <w:ind w:firstLine="720"/>
      </w:pPr>
      <w:r>
        <w:t>The general approach for the two analyses followed these steps:</w:t>
      </w:r>
    </w:p>
    <w:p w14:paraId="473DE34D" w14:textId="28BFC107" w:rsidR="00C4424E" w:rsidRDefault="00C4424E" w:rsidP="00C4424E">
      <w:pPr>
        <w:spacing w:after="0" w:line="360" w:lineRule="auto"/>
        <w:ind w:left="720"/>
      </w:pPr>
      <w:r>
        <w:t>(1) Counts of live oysters</w:t>
      </w:r>
      <w:r w:rsidR="00A3601E">
        <w:t xml:space="preserve"> in each Bay (Pensacola, East, Apalachicola) and</w:t>
      </w:r>
      <w:r>
        <w:t xml:space="preserve"> at each restoration site and </w:t>
      </w:r>
      <w:r w:rsidR="002C1DD2">
        <w:t>P</w:t>
      </w:r>
      <w:r>
        <w:t xml:space="preserve">eriod were summed </w:t>
      </w:r>
      <w:commentRangeStart w:id="5"/>
      <w:r>
        <w:t>into</w:t>
      </w:r>
      <w:commentRangeEnd w:id="5"/>
      <w:r>
        <w:rPr>
          <w:rStyle w:val="CommentReference"/>
        </w:rPr>
        <w:commentReference w:id="5"/>
      </w:r>
      <w:r>
        <w:t xml:space="preserve">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 For some studies, counts were totaled in </w:t>
      </w:r>
      <w:r w:rsidR="00A3601E">
        <w:t xml:space="preserve">these categories </w:t>
      </w:r>
      <w:r>
        <w:t>in the field</w:t>
      </w:r>
      <w:r w:rsidR="00A3601E">
        <w:t>. F</w:t>
      </w:r>
      <w:r>
        <w:t>or other studies</w:t>
      </w:r>
      <w:r w:rsidR="00A3601E">
        <w:t>,</w:t>
      </w:r>
      <w:r>
        <w:t xml:space="preserve"> total counts (all sizes) were converted to counts per size class by calculating the proportion of oysters within each size class from concurrent oyster shell height samples. </w:t>
      </w:r>
    </w:p>
    <w:p w14:paraId="2C45E53A" w14:textId="523A037F" w:rsidR="00C4424E" w:rsidRDefault="00C4424E" w:rsidP="00C4424E">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8A2E1E9" w:rsidR="00C4424E" w:rsidRDefault="00C4424E" w:rsidP="00C4424E">
      <w:pPr>
        <w:spacing w:after="0" w:line="360" w:lineRule="auto"/>
        <w:ind w:left="720"/>
      </w:pPr>
      <w:r>
        <w:t>(3)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variables include Period a variable representing continuous</w:t>
      </w:r>
      <w:r w:rsidR="00A3601E">
        <w:t>-</w:t>
      </w:r>
      <w:r>
        <w:t>time used to combine sampling months into winter (November-April) or summer (</w:t>
      </w:r>
      <w:commentRangeStart w:id="6"/>
      <w:r>
        <w:t>May</w:t>
      </w:r>
      <w:commentRangeEnd w:id="6"/>
      <w:r>
        <w:rPr>
          <w:rStyle w:val="CommentReference"/>
        </w:rPr>
        <w:commentReference w:id="6"/>
      </w:r>
      <w:r>
        <w:t xml:space="preserve">-October). For </w:t>
      </w:r>
      <w:r w:rsidR="00A3601E">
        <w:t xml:space="preserve">the first </w:t>
      </w:r>
      <w:r>
        <w:t>analys</w:t>
      </w:r>
      <w:r w:rsidR="00A3601E">
        <w:t>i</w:t>
      </w:r>
      <w:r>
        <w:t>s, Bay (Pensacola, St. Andrew, and Apalachicola bays) was</w:t>
      </w:r>
      <w:r w:rsidR="00A3601E">
        <w:t xml:space="preserve"> included</w:t>
      </w:r>
      <w:r>
        <w:t xml:space="preserve"> as a categorical </w:t>
      </w:r>
      <w:r>
        <w:lastRenderedPageBreak/>
        <w:t>independent variable.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3BE32B54" w:rsidR="00C4424E" w:rsidRDefault="00C4424E" w:rsidP="00C4424E">
      <w:pPr>
        <w:spacing w:after="0" w:line="360" w:lineRule="auto"/>
        <w:ind w:left="720"/>
      </w:pPr>
      <w:r>
        <w:t xml:space="preserve">(4) We assumed that the total oyster counts per </w:t>
      </w:r>
      <w:r w:rsidR="00A3601E">
        <w:t>S</w:t>
      </w:r>
      <w:r>
        <w:t xml:space="preserve">ite would be related to the number of quadrats collected </w:t>
      </w:r>
      <w:r w:rsidR="00A3601E">
        <w:t>per</w:t>
      </w:r>
      <w:r>
        <w:t xml:space="preserve"> </w:t>
      </w:r>
      <w:r w:rsidR="00A3601E">
        <w:t>S</w:t>
      </w:r>
      <w:r>
        <w:t>ite</w:t>
      </w:r>
      <w:r w:rsidR="00A3601E">
        <w:t>. W</w:t>
      </w:r>
      <w:r>
        <w:t xml:space="preserve">e included the number of quadrats as an </w:t>
      </w:r>
      <w:r w:rsidR="00A3601E">
        <w:t>effort offse</w:t>
      </w:r>
      <w:r>
        <w:t>t (log link function; Zuur et al. 2009, 2013). By using effort as an offset</w:t>
      </w:r>
      <w:r w:rsidR="00A3601E">
        <w:t>, we change the model from modeling counts</w:t>
      </w:r>
      <w:r>
        <w:t xml:space="preserve"> to modeling a rate measured as the count/quadrat as the response variable. Because the quadrats were the same size across study, the area sampled only changed as a function of the number of quadrats. Using counts and accounting for effort, as opposed to converting the counts to CPUE based on density sampled has two main advantages </w:t>
      </w:r>
      <w:r w:rsidR="005D72D9">
        <w:t>First</w:t>
      </w:r>
      <w:r>
        <w:t xml:space="preserve"> it maintains the response as an integer allowing the use of a negative binomial distribution (appropriate for oyster count data; Moore et al. 2020) and </w:t>
      </w:r>
      <w:r w:rsidR="005D72D9">
        <w:t>second</w:t>
      </w:r>
      <w:r>
        <w:t xml:space="preserve"> fitted values and confidence intervals do not contain negative values (Zuur et al. 2009). </w:t>
      </w:r>
      <w:commentRangeStart w:id="7"/>
      <w:r>
        <w:t>We</w:t>
      </w:r>
      <w:commentRangeEnd w:id="7"/>
      <w:r>
        <w:rPr>
          <w:rStyle w:val="CommentReference"/>
        </w:rPr>
        <w:commentReference w:id="7"/>
      </w:r>
      <w:r>
        <w:t xml:space="preserve">.  </w:t>
      </w:r>
    </w:p>
    <w:p w14:paraId="2A5C8DD9" w14:textId="153F6F9C" w:rsidR="00C4424E" w:rsidRDefault="00C4424E" w:rsidP="00C4424E">
      <w:pPr>
        <w:spacing w:after="0" w:line="360" w:lineRule="auto"/>
        <w:ind w:left="720"/>
      </w:pPr>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p>
    <w:p w14:paraId="3BBA92CD" w14:textId="40AC143E" w:rsidR="00C4424E" w:rsidRDefault="00C4424E" w:rsidP="00C4424E">
      <w:pPr>
        <w:spacing w:after="0" w:line="360" w:lineRule="auto"/>
        <w:ind w:left="720"/>
      </w:pPr>
      <w:r>
        <w:t xml:space="preserve">(5) </w:t>
      </w:r>
      <w:r w:rsidR="00A3601E">
        <w:t>As an assessment of model fit to the data, comparisons were made between models with different combinations of</w:t>
      </w:r>
      <w:r>
        <w:t xml:space="preserve"> independent variables using AIC. </w:t>
      </w:r>
    </w:p>
    <w:p w14:paraId="7F9E9B8F" w14:textId="77777777" w:rsidR="00C4424E" w:rsidRDefault="00C4424E" w:rsidP="00C4424E">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w:t>
      </w:r>
      <w:commentRangeStart w:id="8"/>
      <w:r>
        <w:t>2021</w:t>
      </w:r>
      <w:commentRangeEnd w:id="8"/>
      <w:r>
        <w:rPr>
          <w:rStyle w:val="CommentReference"/>
        </w:rPr>
        <w:commentReference w:id="8"/>
      </w:r>
      <w:r>
        <w:t xml:space="preserve">). </w:t>
      </w:r>
    </w:p>
    <w:p w14:paraId="03B434C9" w14:textId="4E7DD462" w:rsidR="00C4424E" w:rsidRDefault="00A3601E" w:rsidP="00C4424E">
      <w:pPr>
        <w:spacing w:after="0" w:line="360" w:lineRule="auto"/>
        <w:ind w:firstLine="720"/>
      </w:pPr>
      <w:r>
        <w:t>As a visual assessment of watershed-scale discharge characteristics, w</w:t>
      </w:r>
      <w:r w:rsidR="00C4424E">
        <w:t xml:space="preserve">e summarized river discharge for </w:t>
      </w:r>
      <w:r w:rsidR="005D72D9">
        <w:t xml:space="preserve">primary </w:t>
      </w:r>
      <w:r w:rsidR="00C4424E">
        <w:t xml:space="preserve">rivers entering each </w:t>
      </w:r>
      <w:r>
        <w:t>B</w:t>
      </w:r>
      <w:r w:rsidR="00C4424E">
        <w:t xml:space="preserve">ay as a proxy for </w:t>
      </w:r>
      <w:commentRangeStart w:id="9"/>
      <w:commentRangeStart w:id="10"/>
      <w:commentRangeStart w:id="11"/>
      <w:commentRangeStart w:id="12"/>
      <w:r w:rsidR="00C4424E">
        <w:t>salinity</w:t>
      </w:r>
      <w:commentRangeEnd w:id="9"/>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rsidR="00C4424E">
        <w:rPr>
          <w:rStyle w:val="CommentReference"/>
        </w:rPr>
        <w:commentReference w:id="9"/>
      </w:r>
      <w:r w:rsidR="00C4424E">
        <w:t xml:space="preserve"> and nutrient inputs </w:t>
      </w:r>
      <w:r>
        <w:t>before</w:t>
      </w:r>
      <w:r w:rsidR="00C4424E">
        <w:t xml:space="preserve">, during, and after restoration efforts by plotting the percent deviation in river discharge (CFS by convention) from the </w:t>
      </w:r>
      <w:r w:rsidR="002C1DD2">
        <w:t>P</w:t>
      </w:r>
      <w:r w:rsidR="00C4424E">
        <w:t xml:space="preserve">eriod of instrument record by month and year beginning in 2005. We </w:t>
      </w:r>
      <w:r>
        <w:t>started</w:t>
      </w:r>
      <w:r w:rsidR="00C4424E">
        <w:t xml:space="preserve"> the time series about </w:t>
      </w:r>
      <w:r>
        <w:t>ten</w:t>
      </w:r>
      <w:r w:rsidR="00C4424E">
        <w:t xml:space="preserve"> years </w:t>
      </w:r>
      <w:r>
        <w:t>before</w:t>
      </w:r>
      <w:r w:rsidR="00C4424E">
        <w:t xml:space="preserve"> restoration efforts to capture antecedent river discharge conditions. Pensacola Bay has three </w:t>
      </w:r>
      <w:r>
        <w:t>tributaries</w:t>
      </w:r>
      <w:r w:rsidR="00C4424E">
        <w:t xml:space="preserve"> (Escambia, Blackwater, and Yellow rivers)</w:t>
      </w:r>
      <w:r>
        <w:t>,</w:t>
      </w:r>
      <w:r w:rsidR="00C4424E">
        <w:t xml:space="preserve"> and we used data from USGS gauge 02375500 from the Escambia River because this is the larger (by discharge). St. Andrews Bay has no </w:t>
      </w:r>
      <w:r>
        <w:t>significant</w:t>
      </w:r>
      <w:r w:rsidR="00C4424E">
        <w:t xml:space="preserve"> freshwater inputs (Crowe et al. </w:t>
      </w:r>
      <w:commentRangeStart w:id="13"/>
      <w:commentRangeStart w:id="14"/>
      <w:r w:rsidR="00C4424E">
        <w:t>2008</w:t>
      </w:r>
      <w:commentRangeEnd w:id="13"/>
      <w:r w:rsidR="00C4424E">
        <w:rPr>
          <w:rStyle w:val="CommentReference"/>
        </w:rPr>
        <w:commentReference w:id="13"/>
      </w:r>
      <w:commentRangeEnd w:id="14"/>
      <w:r>
        <w:rPr>
          <w:rStyle w:val="CommentReference"/>
        </w:rPr>
        <w:commentReference w:id="14"/>
      </w:r>
      <w:r w:rsidR="00C4424E">
        <w:t>). For Apalachicola Bay</w:t>
      </w:r>
      <w:r>
        <w:t>,</w:t>
      </w:r>
      <w:r w:rsidR="00C4424E">
        <w:t xml:space="preserve"> we summarized river discharge information from USGS gauge 02358000 (Apalachicola at Chattahoochee).</w:t>
      </w:r>
    </w:p>
    <w:p w14:paraId="0D74E6DD" w14:textId="09ECF4A7" w:rsidR="00CA2D5A" w:rsidRDefault="00CA2D5A" w:rsidP="00C4424E">
      <w:pPr>
        <w:spacing w:after="0" w:line="360" w:lineRule="auto"/>
        <w:ind w:firstLine="720"/>
      </w:pPr>
    </w:p>
    <w:p w14:paraId="218120A9" w14:textId="77777777" w:rsidR="004503F3" w:rsidRDefault="004503F3">
      <w:r>
        <w:br w:type="page"/>
      </w:r>
    </w:p>
    <w:p w14:paraId="3359A723" w14:textId="261BE79A" w:rsidR="00C4424E" w:rsidRDefault="002C1DD2" w:rsidP="00C4424E">
      <w:pPr>
        <w:spacing w:after="0" w:line="360" w:lineRule="auto"/>
        <w:ind w:firstLine="720"/>
      </w:pPr>
      <w:r>
        <w:lastRenderedPageBreak/>
        <w:t>We completed a second separate analysis</w:t>
      </w:r>
      <w:r w:rsidR="00C4424E">
        <w:t xml:space="preserve">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and monitoring programs used as part of ongoing restoration efforts. In Apalachicola Bay, </w:t>
      </w:r>
      <w:r>
        <w:t xml:space="preserve">FWC and FDACS used </w:t>
      </w:r>
      <w:r w:rsidR="005E228A">
        <w:t>multiple restoration materials (limestone or quarried shell) at different</w:t>
      </w:r>
      <w:r>
        <w:t xml:space="preserve"> cultching</w:t>
      </w:r>
      <w:r w:rsidR="005E228A">
        <w:t xml:space="preserve"> densities (Table 1). Monitoring efforts to track oyster population response have been similar across studies. The initiation of monitoring post-construction has varied from monitoring beginning within weeks of cultch planted to monitoring beginning 1-2 years following cultch placement because of Covid-19</w:t>
      </w:r>
      <w:r>
        <w:t>-</w:t>
      </w:r>
      <w:r w:rsidR="005E228A">
        <w:t xml:space="preserve">related delays. </w:t>
      </w:r>
      <w:r>
        <w:t>The dependent variables for these analyses were the same as the first analysis, the number of oysters in</w:t>
      </w:r>
      <w:r w:rsidR="00C4424E">
        <w:t xml:space="preserve"> the spat, seed, or legal size categories (separate analyses for each dependent variable). The independent variables included Period, Study (studies described in Table 1), and a variable which </w:t>
      </w:r>
      <w:r>
        <w:t>represent</w:t>
      </w:r>
      <w:r w:rsidR="00C4424E">
        <w:t>s the number of days in a Period Apalachicola River discharge was below 12,000</w:t>
      </w:r>
      <w:r>
        <w:t xml:space="preserve"> or 6,000</w:t>
      </w:r>
      <w:r w:rsidR="00C4424E">
        <w:t xml:space="preserve"> </w:t>
      </w:r>
      <w:commentRangeStart w:id="15"/>
      <w:r w:rsidR="00C4424E">
        <w:t>CFS</w:t>
      </w:r>
      <w:commentRangeEnd w:id="15"/>
      <w:r w:rsidR="00C4424E">
        <w:rPr>
          <w:rStyle w:val="CommentReference"/>
        </w:rPr>
        <w:commentReference w:id="15"/>
      </w:r>
      <w:r w:rsidR="00C4424E">
        <w:t xml:space="preserve"> (by convention) measured at the Jim Woodruff gage (USGS 02358000). This river discharge metric, and how this may relate to oyster population dynamics, is a key management interest in the system (F</w:t>
      </w:r>
      <w:r w:rsidR="005D72D9">
        <w:t>L</w:t>
      </w:r>
      <w:r w:rsidR="00C4424E">
        <w:t xml:space="preserve"> v GA 2015). This reference point is important because </w:t>
      </w:r>
      <w:r>
        <w:t>the adjacent floodplain becomes inundated at discharge levels of about 12,000 CFS</w:t>
      </w:r>
      <w:r w:rsidR="00C4424E">
        <w:t xml:space="preserve"> (Light et al. </w:t>
      </w:r>
      <w:commentRangeStart w:id="16"/>
      <w:r w:rsidR="00C4424E">
        <w:t>1998</w:t>
      </w:r>
      <w:commentRangeEnd w:id="16"/>
      <w:r w:rsidR="00C4424E">
        <w:rPr>
          <w:rStyle w:val="CommentReference"/>
        </w:rPr>
        <w:commentReference w:id="16"/>
      </w:r>
      <w:r w:rsidR="00C4424E">
        <w:t>, Fisch and Pine 2016)</w:t>
      </w:r>
      <w:r>
        <w:t>. However,</w:t>
      </w:r>
      <w:r w:rsidR="00C4424E">
        <w:t xml:space="preserve"> the exact point of inundation may have changed over time due to river bed degradation (S. Leitman, personal communication). Regardless, we use the number of days per Period Apalachicola River discharge was &lt; 12,000</w:t>
      </w:r>
      <w:r w:rsidR="005D72D9">
        <w:t xml:space="preserve"> CFS</w:t>
      </w:r>
      <w:r w:rsidR="00C4424E">
        <w:t xml:space="preserve"> as an indicator of low freshwater inputs.</w:t>
      </w:r>
      <w:r>
        <w:t xml:space="preserve"> Similarly, the number of days Apalachicola River discharge was &lt; 6,000 CFS indicates extreme low river discharge periods because this river level approaches the minimum required water release at Jim Woodruff Dam.</w:t>
      </w:r>
    </w:p>
    <w:p w14:paraId="116DC951" w14:textId="2859B82E" w:rsidR="00C4424E" w:rsidRDefault="002C1DD2" w:rsidP="00C4424E">
      <w:pPr>
        <w:spacing w:after="0" w:line="360" w:lineRule="auto"/>
        <w:ind w:firstLine="720"/>
      </w:pPr>
      <w:r>
        <w:t>B</w:t>
      </w:r>
      <w:r w:rsidR="00C4424E">
        <w:t xml:space="preserve">ecause the projects in Table 1 use different cultch materials and densities, and there is uncertainty </w:t>
      </w:r>
      <w:r>
        <w:t>about</w:t>
      </w:r>
      <w:r w:rsidR="00C4424E">
        <w:t xml:space="preserve"> how this cultch material persists over time, we summed the weight of cultch collected by divers conducting the oyster surveys by cultch material, </w:t>
      </w:r>
      <w:r>
        <w:t>S</w:t>
      </w:r>
      <w:r w:rsidR="00C4424E">
        <w:t xml:space="preserve">ite, and </w:t>
      </w:r>
      <w:r>
        <w:t>P</w:t>
      </w:r>
      <w:r w:rsidR="00C4424E">
        <w:t xml:space="preserve">eriod. We then used a similar generalized linear model framework as the live oyster count data to assess patterns in cultch material persistence across </w:t>
      </w:r>
      <w:commentRangeStart w:id="17"/>
      <w:r w:rsidR="00C4424E">
        <w:t>projects</w:t>
      </w:r>
      <w:commentRangeEnd w:id="17"/>
      <w:r w:rsidR="00C4424E">
        <w:rPr>
          <w:rStyle w:val="CommentReference"/>
        </w:rPr>
        <w:commentReference w:id="17"/>
      </w:r>
      <w:r w:rsidR="00A3601E">
        <w:t xml:space="preserve"> and Period</w:t>
      </w:r>
      <w:r w:rsidR="00C4424E">
        <w:t xml:space="preserve">.  </w:t>
      </w:r>
    </w:p>
    <w:p w14:paraId="3BD0EA53" w14:textId="77777777" w:rsidR="00C4424E" w:rsidRDefault="00C4424E" w:rsidP="00C4424E">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commentRangeStart w:id="18"/>
      <w:commentRangeEnd w:id="18"/>
      <w:r>
        <w:rPr>
          <w:rStyle w:val="CommentReference"/>
        </w:rPr>
        <w:commentReference w:id="18"/>
      </w:r>
      <w:r>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36B3E9DE" w:rsidR="005745F3" w:rsidRPr="00A2283D" w:rsidRDefault="005745F3" w:rsidP="00D31185">
      <w:pPr>
        <w:spacing w:after="0" w:line="276" w:lineRule="auto"/>
        <w:rPr>
          <w:u w:val="single"/>
        </w:rPr>
      </w:pPr>
      <w:r w:rsidRPr="00A2283D">
        <w:rPr>
          <w:u w:val="single"/>
        </w:rPr>
        <w:t>Trends in fisheries</w:t>
      </w:r>
      <w:r w:rsidR="002C1DD2">
        <w:rPr>
          <w:u w:val="single"/>
        </w:rPr>
        <w:t>-</w:t>
      </w:r>
      <w:r w:rsidRPr="00A2283D">
        <w:rPr>
          <w:u w:val="single"/>
        </w:rPr>
        <w:t>dependent data</w:t>
      </w:r>
    </w:p>
    <w:p w14:paraId="492D2359" w14:textId="28FFD825" w:rsidR="005745F3" w:rsidRPr="005745F3" w:rsidRDefault="005745F3" w:rsidP="00D31185">
      <w:pPr>
        <w:spacing w:after="0" w:line="276" w:lineRule="auto"/>
        <w:ind w:firstLine="720"/>
      </w:pPr>
      <w:r>
        <w:t>Trends in fisheries</w:t>
      </w:r>
      <w:r w:rsidR="002C1DD2">
        <w:t>-</w:t>
      </w:r>
      <w:r>
        <w:t xml:space="preserve">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w:t>
      </w:r>
      <w:r w:rsidR="00E27C73">
        <w:lastRenderedPageBreak/>
        <w:t>combined</w:t>
      </w:r>
      <w:r w:rsidR="00200810">
        <w:t xml:space="preserve"> (Figure 2)</w:t>
      </w:r>
      <w:r w:rsidR="00E27C73">
        <w:t>. 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Andrews, and Apalachicola bays show a similar </w:t>
      </w:r>
      <w:r w:rsidR="00A3601E">
        <w:t>trend of increasing trips and landings in the mid-1980s and again in 2005-2010</w:t>
      </w:r>
      <w:r w:rsidR="00200810">
        <w:t>. Since 2010 trips and landings have declined in all three bays</w:t>
      </w:r>
      <w:r w:rsidR="009015E7">
        <w:t>,</w:t>
      </w:r>
      <w:r w:rsidR="00200810">
        <w:t xml:space="preserve"> with </w:t>
      </w:r>
      <w:r w:rsidR="00A3601E">
        <w:t>minimal levels of</w:t>
      </w:r>
      <w:r w:rsidR="00200810">
        <w:t xml:space="preserve"> commercial fishing</w:t>
      </w:r>
      <w:r w:rsidR="006E5504">
        <w:t xml:space="preserve"> </w:t>
      </w:r>
      <w:r w:rsidR="00A3601E">
        <w:t>activity</w:t>
      </w:r>
      <w:r w:rsidR="00200810">
        <w:t xml:space="preserve"> since 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03243B99"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(binom2 family formulation)</w:t>
      </w:r>
      <w:r>
        <w:t xml:space="preserve"> was </w:t>
      </w:r>
      <w:r w:rsidR="00501CA0">
        <w:t xml:space="preserve">&lt;1 for </w:t>
      </w:r>
      <w:r w:rsidR="00AA1015">
        <w:t>all</w:t>
      </w:r>
      <w:r w:rsidR="00501CA0">
        <w:t xml:space="preserve"> models</w:t>
      </w:r>
      <w:ins w:id="19" w:author="Fred Johnson" w:date="2022-05-05T16:51:00Z">
        <w:r w:rsidR="0085771B">
          <w:t>,</w:t>
        </w:r>
      </w:ins>
      <w:r w:rsidR="00501CA0">
        <w:t xml:space="preserve"> </w:t>
      </w:r>
      <w:r>
        <w:t>suggesting extreme overdispersion</w:t>
      </w:r>
      <w:r w:rsidR="00B36D6A">
        <w:t xml:space="preserve"> (example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w:t>
      </w:r>
      <w:r w:rsidR="00501CA0">
        <w:t xml:space="preserve"> value (delta AIC</w:t>
      </w:r>
      <w:r w:rsidR="00B00C20">
        <w:t xml:space="preserve"> between lowest AIC and model with second 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w:t>
      </w:r>
      <w:r w:rsidR="005D72D9">
        <w:t xml:space="preserve"> median</w:t>
      </w:r>
      <w:r w:rsidR="00B00C20">
        <w:t xml:space="preserve"> increase of</w:t>
      </w:r>
      <w:r w:rsidR="00A91886">
        <w:t xml:space="preserve"> about </w:t>
      </w:r>
      <w:r w:rsidR="009015E7">
        <w:t>one</w:t>
      </w:r>
      <w:r w:rsidR="00A91886">
        <w:t xml:space="preserve"> oyster spat per quadrat for each time period (</w:t>
      </w:r>
      <w:r w:rsidR="00B00C20">
        <w:t xml:space="preserve">example back transformation </w:t>
      </w:r>
      <w:commentRangeStart w:id="20"/>
      <w:r w:rsidR="00A91886">
        <w:t>exp</w:t>
      </w:r>
      <w:r w:rsidR="00A91886" w:rsidRPr="00B00C20">
        <w:rPr>
          <w:vertAlign w:val="superscript"/>
        </w:rPr>
        <w:t>0.25</w:t>
      </w:r>
      <w:r w:rsidR="005D72D9">
        <w:rPr>
          <w:vertAlign w:val="superscript"/>
        </w:rPr>
        <w:t xml:space="preserve"> </w:t>
      </w:r>
      <w:r w:rsidR="00A91886">
        <w:t>=</w:t>
      </w:r>
      <w:r w:rsidR="005D72D9">
        <w:t xml:space="preserve"> </w:t>
      </w:r>
      <w:r w:rsidR="00A91886">
        <w:t>1.3</w:t>
      </w:r>
      <w:commentRangeEnd w:id="20"/>
      <w:r w:rsidR="00002FA5">
        <w:rPr>
          <w:rStyle w:val="CommentReference"/>
        </w:rPr>
        <w:commentReference w:id="20"/>
      </w:r>
      <w:r w:rsidR="00A91886">
        <w:t>). This contrasts with Apalachicola Bay which was declining at about</w:t>
      </w:r>
      <w:r w:rsidR="005D72D9">
        <w:t xml:space="preserve"> a median level of</w:t>
      </w:r>
      <w:r w:rsidR="00A91886">
        <w:t xml:space="preserve"> 0.8 live oysters per quadrat per </w:t>
      </w:r>
      <w:r w:rsidR="00927350">
        <w:t>P</w:t>
      </w:r>
      <w:r w:rsidR="00A91886">
        <w:t>eriod (exp</w:t>
      </w:r>
      <w:r w:rsidR="00A91886" w:rsidRPr="00B00C20">
        <w:rPr>
          <w:vertAlign w:val="superscript"/>
        </w:rPr>
        <w:t>-0.18</w:t>
      </w:r>
      <w:r w:rsidR="00A91886">
        <w:t xml:space="preserve"> = 0.8).</w:t>
      </w:r>
      <w:r w:rsidR="00A533F2">
        <w:t xml:space="preserve"> Predicted </w:t>
      </w:r>
      <w:commentRangeStart w:id="21"/>
      <w:r w:rsidR="00A533F2">
        <w:t>mean</w:t>
      </w:r>
      <w:commentRangeEnd w:id="21"/>
      <w:r w:rsidR="005D72D9">
        <w:rPr>
          <w:rStyle w:val="CommentReference"/>
        </w:rPr>
        <w:commentReference w:id="21"/>
      </w:r>
      <w:r w:rsidR="00A533F2">
        <w:t xml:space="preserve">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14C5AA20" w14:textId="59E01FBB" w:rsidR="004503F3" w:rsidRDefault="004503F3" w:rsidP="00D31185">
      <w:pPr>
        <w:spacing w:after="0" w:line="276" w:lineRule="auto"/>
        <w:ind w:firstLine="720"/>
      </w:pPr>
    </w:p>
    <w:p w14:paraId="1A283257" w14:textId="6F65CCAC" w:rsidR="004503F3" w:rsidRDefault="004503F3" w:rsidP="004503F3">
      <w:pPr>
        <w:spacing w:after="0" w:line="240" w:lineRule="auto"/>
      </w:pPr>
      <w:r>
        <w:t>Table 3.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tbl>
      <w:tblPr>
        <w:tblStyle w:val="TableGrid"/>
        <w:tblW w:w="0" w:type="auto"/>
        <w:tblLook w:val="04A0" w:firstRow="1" w:lastRow="0" w:firstColumn="1" w:lastColumn="0" w:noHBand="0" w:noVBand="1"/>
      </w:tblPr>
      <w:tblGrid>
        <w:gridCol w:w="4495"/>
        <w:gridCol w:w="1440"/>
        <w:gridCol w:w="830"/>
        <w:gridCol w:w="735"/>
      </w:tblGrid>
      <w:tr w:rsidR="004503F3" w14:paraId="2CC28303" w14:textId="77777777" w:rsidTr="00AB0ED2">
        <w:tc>
          <w:tcPr>
            <w:tcW w:w="4495" w:type="dxa"/>
          </w:tcPr>
          <w:p w14:paraId="131FF625" w14:textId="77777777" w:rsidR="004503F3" w:rsidRDefault="004503F3" w:rsidP="00AB0ED2">
            <w:r>
              <w:t>Model</w:t>
            </w:r>
          </w:p>
        </w:tc>
        <w:tc>
          <w:tcPr>
            <w:tcW w:w="1440" w:type="dxa"/>
          </w:tcPr>
          <w:p w14:paraId="4C32A84E" w14:textId="77777777" w:rsidR="004503F3" w:rsidRDefault="004503F3" w:rsidP="00AB0ED2">
            <w:r>
              <w:t>Degrees of freedom</w:t>
            </w:r>
          </w:p>
        </w:tc>
        <w:tc>
          <w:tcPr>
            <w:tcW w:w="830" w:type="dxa"/>
          </w:tcPr>
          <w:p w14:paraId="4E6FA163" w14:textId="77777777" w:rsidR="004503F3" w:rsidRDefault="004503F3" w:rsidP="00AB0ED2">
            <w:r>
              <w:t>AIC</w:t>
            </w:r>
          </w:p>
        </w:tc>
        <w:tc>
          <w:tcPr>
            <w:tcW w:w="735" w:type="dxa"/>
          </w:tcPr>
          <w:p w14:paraId="2B8F1FC5" w14:textId="77777777" w:rsidR="004503F3" w:rsidRDefault="004503F3" w:rsidP="00AB0ED2">
            <w:r>
              <w:t>Delta AIC</w:t>
            </w:r>
          </w:p>
        </w:tc>
      </w:tr>
      <w:tr w:rsidR="004503F3" w14:paraId="08212D7E" w14:textId="77777777" w:rsidTr="00AB0ED2">
        <w:tc>
          <w:tcPr>
            <w:tcW w:w="4495" w:type="dxa"/>
          </w:tcPr>
          <w:p w14:paraId="3D28D7A4" w14:textId="30868E54" w:rsidR="004503F3" w:rsidRDefault="004503F3" w:rsidP="00AB0ED2">
            <w:r>
              <w:t>Period * Bay + offset(log(number of quadrats))</w:t>
            </w:r>
          </w:p>
        </w:tc>
        <w:tc>
          <w:tcPr>
            <w:tcW w:w="1440" w:type="dxa"/>
          </w:tcPr>
          <w:p w14:paraId="62E58857" w14:textId="77777777" w:rsidR="004503F3" w:rsidRDefault="004503F3" w:rsidP="00AB0ED2">
            <w:r>
              <w:t>8</w:t>
            </w:r>
          </w:p>
        </w:tc>
        <w:tc>
          <w:tcPr>
            <w:tcW w:w="830" w:type="dxa"/>
          </w:tcPr>
          <w:p w14:paraId="1AAC62AD" w14:textId="77777777" w:rsidR="004503F3" w:rsidRDefault="004503F3" w:rsidP="00AB0ED2">
            <w:r>
              <w:t>2711.5</w:t>
            </w:r>
          </w:p>
        </w:tc>
        <w:tc>
          <w:tcPr>
            <w:tcW w:w="735" w:type="dxa"/>
          </w:tcPr>
          <w:p w14:paraId="62523DFE" w14:textId="77777777" w:rsidR="004503F3" w:rsidRDefault="004503F3" w:rsidP="00AB0ED2">
            <w:r>
              <w:t>0.0</w:t>
            </w:r>
          </w:p>
        </w:tc>
      </w:tr>
      <w:tr w:rsidR="004503F3" w14:paraId="039C5BD0" w14:textId="77777777" w:rsidTr="00AB0ED2">
        <w:tc>
          <w:tcPr>
            <w:tcW w:w="4495" w:type="dxa"/>
          </w:tcPr>
          <w:p w14:paraId="7BDAE3AE" w14:textId="77777777" w:rsidR="004503F3" w:rsidRDefault="004503F3" w:rsidP="00AB0ED2">
            <w:r>
              <w:t>Period + Bay + offset(log(number of quadrats))</w:t>
            </w:r>
          </w:p>
        </w:tc>
        <w:tc>
          <w:tcPr>
            <w:tcW w:w="1440" w:type="dxa"/>
          </w:tcPr>
          <w:p w14:paraId="175D9129" w14:textId="77777777" w:rsidR="004503F3" w:rsidRDefault="004503F3" w:rsidP="00AB0ED2">
            <w:r>
              <w:t>6</w:t>
            </w:r>
          </w:p>
        </w:tc>
        <w:tc>
          <w:tcPr>
            <w:tcW w:w="830" w:type="dxa"/>
          </w:tcPr>
          <w:p w14:paraId="7B968A9D" w14:textId="77777777" w:rsidR="004503F3" w:rsidRDefault="004503F3" w:rsidP="00AB0ED2">
            <w:r>
              <w:t>2714.8</w:t>
            </w:r>
          </w:p>
        </w:tc>
        <w:tc>
          <w:tcPr>
            <w:tcW w:w="735" w:type="dxa"/>
          </w:tcPr>
          <w:p w14:paraId="59509621" w14:textId="77777777" w:rsidR="004503F3" w:rsidRDefault="004503F3" w:rsidP="00AB0ED2">
            <w:r>
              <w:t>3.3</w:t>
            </w:r>
          </w:p>
        </w:tc>
      </w:tr>
      <w:tr w:rsidR="004503F3" w14:paraId="5D3AB7D1" w14:textId="77777777" w:rsidTr="00AB0ED2">
        <w:tc>
          <w:tcPr>
            <w:tcW w:w="4495" w:type="dxa"/>
          </w:tcPr>
          <w:p w14:paraId="207AFCA7" w14:textId="77777777" w:rsidR="004503F3" w:rsidRDefault="004503F3" w:rsidP="00AB0ED2">
            <w:r>
              <w:t>Period + offset(log(number of quadrats))</w:t>
            </w:r>
          </w:p>
        </w:tc>
        <w:tc>
          <w:tcPr>
            <w:tcW w:w="1440" w:type="dxa"/>
          </w:tcPr>
          <w:p w14:paraId="293B4E16" w14:textId="77777777" w:rsidR="004503F3" w:rsidRDefault="004503F3" w:rsidP="00AB0ED2">
            <w:r>
              <w:t>4</w:t>
            </w:r>
          </w:p>
        </w:tc>
        <w:tc>
          <w:tcPr>
            <w:tcW w:w="830" w:type="dxa"/>
          </w:tcPr>
          <w:p w14:paraId="632F7D67" w14:textId="77777777" w:rsidR="004503F3" w:rsidRDefault="004503F3" w:rsidP="00AB0ED2">
            <w:r>
              <w:t>2717.8</w:t>
            </w:r>
          </w:p>
        </w:tc>
        <w:tc>
          <w:tcPr>
            <w:tcW w:w="735" w:type="dxa"/>
          </w:tcPr>
          <w:p w14:paraId="2FEAC956" w14:textId="77777777" w:rsidR="004503F3" w:rsidRDefault="004503F3" w:rsidP="00AB0ED2">
            <w:r>
              <w:t>6.3</w:t>
            </w:r>
          </w:p>
        </w:tc>
      </w:tr>
      <w:tr w:rsidR="004503F3" w14:paraId="53D54043" w14:textId="77777777" w:rsidTr="00AB0ED2">
        <w:tc>
          <w:tcPr>
            <w:tcW w:w="4495" w:type="dxa"/>
          </w:tcPr>
          <w:p w14:paraId="30AAA305" w14:textId="77777777" w:rsidR="004503F3" w:rsidRDefault="004503F3" w:rsidP="00AB0ED2"/>
        </w:tc>
        <w:tc>
          <w:tcPr>
            <w:tcW w:w="1440" w:type="dxa"/>
          </w:tcPr>
          <w:p w14:paraId="1D3CC558" w14:textId="77777777" w:rsidR="004503F3" w:rsidRDefault="004503F3" w:rsidP="00AB0ED2"/>
        </w:tc>
        <w:tc>
          <w:tcPr>
            <w:tcW w:w="830" w:type="dxa"/>
          </w:tcPr>
          <w:p w14:paraId="3F6B823B" w14:textId="77777777" w:rsidR="004503F3" w:rsidRDefault="004503F3" w:rsidP="00AB0ED2"/>
        </w:tc>
        <w:tc>
          <w:tcPr>
            <w:tcW w:w="735" w:type="dxa"/>
          </w:tcPr>
          <w:p w14:paraId="1A6FF34B" w14:textId="77777777" w:rsidR="004503F3" w:rsidRDefault="004503F3" w:rsidP="00AB0ED2"/>
        </w:tc>
      </w:tr>
    </w:tbl>
    <w:p w14:paraId="062E3F19" w14:textId="2D25960A" w:rsidR="004503F3" w:rsidRDefault="004503F3" w:rsidP="004503F3">
      <w:pPr>
        <w:spacing w:after="0" w:line="276" w:lineRule="auto"/>
      </w:pPr>
    </w:p>
    <w:p w14:paraId="6749654B" w14:textId="7E76AF9F" w:rsidR="00FF4747" w:rsidRPr="005E228A"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w:t>
      </w:r>
      <w:r w:rsidR="00BE54FD">
        <w:lastRenderedPageBreak/>
        <w:t>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 Pensacola 0.14, [0.04 – 0.50]).</w:t>
      </w:r>
    </w:p>
    <w:p w14:paraId="2A3C62FF" w14:textId="42CEB5E5" w:rsidR="00FF4747" w:rsidRDefault="00FF4747" w:rsidP="00D31185">
      <w:pPr>
        <w:spacing w:after="0" w:line="276" w:lineRule="auto"/>
      </w:pPr>
      <w:r w:rsidRPr="005E228A">
        <w:tab/>
        <w:t>The fishery closure in Apalachicola Bay occurred in period 12, and the last Period of data is Period 13. Predicted oyster counts for seed, spat, and legal size oysters for these periods do not increase</w:t>
      </w:r>
      <w:r w:rsidR="005E228A" w:rsidRPr="005E228A">
        <w:t xml:space="preserve"> between Periods 12 and 13</w:t>
      </w:r>
      <w:r w:rsidRPr="005E228A">
        <w:t xml:space="preserve"> and observed CPUE for spat and seed are similar for prior periods.</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D31185">
      <w:pPr>
        <w:spacing w:after="0" w:line="276"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67045822" w:rsidR="00912438" w:rsidRDefault="00912438" w:rsidP="00D31185">
      <w:pPr>
        <w:spacing w:after="0" w:line="276" w:lineRule="auto"/>
      </w:pPr>
      <w:r>
        <w:tab/>
        <w:t xml:space="preserve">We </w:t>
      </w:r>
      <w:r w:rsidR="005D72D9">
        <w:t xml:space="preserve">created a single data frame that integrated all survey efforts across Projects </w:t>
      </w:r>
      <w:r>
        <w:t xml:space="preserve">and </w:t>
      </w:r>
      <w:commentRangeStart w:id="22"/>
      <w:commentRangeStart w:id="23"/>
      <w:r>
        <w:t>standardized site names</w:t>
      </w:r>
      <w:commentRangeEnd w:id="22"/>
      <w:r w:rsidR="00002FA5">
        <w:rPr>
          <w:rStyle w:val="CommentReference"/>
        </w:rPr>
        <w:commentReference w:id="22"/>
      </w:r>
      <w:commentRangeEnd w:id="23"/>
      <w:r w:rsidR="009015E7">
        <w:rPr>
          <w:rStyle w:val="CommentReference"/>
        </w:rPr>
        <w:commentReference w:id="23"/>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63063C">
        <w:t>.E.</w:t>
      </w:r>
      <w:r>
        <w:t xml:space="preserve"> = 0.04, p &lt; 0.001)</w:t>
      </w:r>
      <w:r w:rsidR="002C1DD2">
        <w:t>,</w:t>
      </w:r>
      <w:r w:rsidR="002C7ED3">
        <w:t xml:space="preserve"> suggesting that over time</w:t>
      </w:r>
      <w:r w:rsidR="00035D83">
        <w:t xml:space="preserve"> for each </w:t>
      </w:r>
      <w:r w:rsidR="00927350">
        <w:t>P</w:t>
      </w:r>
      <w:r w:rsidR="00035D83">
        <w:t>eriod</w:t>
      </w:r>
      <w:r w:rsidR="002C7ED3">
        <w:t xml:space="preserve"> and across </w:t>
      </w:r>
      <w:r w:rsidR="002C1DD2">
        <w:t xml:space="preserve">the </w:t>
      </w:r>
      <w:r w:rsidR="002C7ED3">
        <w:t xml:space="preserve">study and cultch material used, and density of cultch material deployed, counts of oyster spat did not respond positively to restoration action.  </w:t>
      </w:r>
      <w:r w:rsidR="002C1DD2">
        <w:t>The p</w:t>
      </w:r>
      <w:r w:rsidR="002C7ED3">
        <w:t>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24"/>
      <w:r w:rsidR="00491D49">
        <w:t xml:space="preserve">beta </w:t>
      </w:r>
      <w:commentRangeEnd w:id="24"/>
      <w:r w:rsidR="00002FA5">
        <w:rPr>
          <w:rStyle w:val="CommentReference"/>
        </w:rPr>
        <w:commentReference w:id="24"/>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 xml:space="preserve">eriod lag on the number </w:t>
      </w:r>
      <w:r w:rsidR="002C1DD2">
        <w:t xml:space="preserve">of </w:t>
      </w:r>
      <w:r w:rsidR="00C60143">
        <w:t>days discharge was below 12,000 CFS</w:t>
      </w:r>
      <w:r w:rsidR="00C1715F">
        <w:t xml:space="preserve"> (as a measure of </w:t>
      </w:r>
      <w:r w:rsidR="002C1DD2">
        <w:t xml:space="preserve">the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27144258" w14:textId="70972853" w:rsidR="004503F3" w:rsidRDefault="004503F3" w:rsidP="00D31185">
      <w:pPr>
        <w:spacing w:after="0" w:line="276" w:lineRule="auto"/>
      </w:pPr>
    </w:p>
    <w:p w14:paraId="67116F9C" w14:textId="0C9786C6" w:rsidR="004503F3" w:rsidRDefault="004503F3" w:rsidP="004503F3">
      <w:pPr>
        <w:spacing w:after="0" w:line="240" w:lineRule="auto"/>
      </w:pPr>
      <w:commentRangeStart w:id="25"/>
      <w:r>
        <w:t>Table</w:t>
      </w:r>
      <w:commentRangeEnd w:id="25"/>
      <w:r>
        <w:rPr>
          <w:rStyle w:val="CommentReference"/>
        </w:rPr>
        <w:commentReference w:id="25"/>
      </w:r>
      <w:r>
        <w:t xml:space="preserve"> 4.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the data.</w:t>
      </w:r>
    </w:p>
    <w:tbl>
      <w:tblPr>
        <w:tblStyle w:val="TableGrid"/>
        <w:tblW w:w="0" w:type="auto"/>
        <w:tblLook w:val="04A0" w:firstRow="1" w:lastRow="0" w:firstColumn="1" w:lastColumn="0" w:noHBand="0" w:noVBand="1"/>
      </w:tblPr>
      <w:tblGrid>
        <w:gridCol w:w="4495"/>
        <w:gridCol w:w="1440"/>
        <w:gridCol w:w="830"/>
        <w:gridCol w:w="735"/>
      </w:tblGrid>
      <w:tr w:rsidR="004503F3" w14:paraId="20782F70" w14:textId="77777777" w:rsidTr="00AB0ED2">
        <w:tc>
          <w:tcPr>
            <w:tcW w:w="4495" w:type="dxa"/>
          </w:tcPr>
          <w:p w14:paraId="22F39E26" w14:textId="77777777" w:rsidR="004503F3" w:rsidRDefault="004503F3" w:rsidP="00AB0ED2">
            <w:r>
              <w:t>Model</w:t>
            </w:r>
          </w:p>
        </w:tc>
        <w:tc>
          <w:tcPr>
            <w:tcW w:w="1440" w:type="dxa"/>
          </w:tcPr>
          <w:p w14:paraId="7706CF8C" w14:textId="77777777" w:rsidR="004503F3" w:rsidRDefault="004503F3" w:rsidP="00AB0ED2">
            <w:r>
              <w:t>Degrees of freedom</w:t>
            </w:r>
          </w:p>
        </w:tc>
        <w:tc>
          <w:tcPr>
            <w:tcW w:w="830" w:type="dxa"/>
          </w:tcPr>
          <w:p w14:paraId="5B553375" w14:textId="77777777" w:rsidR="004503F3" w:rsidRDefault="004503F3" w:rsidP="00AB0ED2">
            <w:r>
              <w:t>AIC</w:t>
            </w:r>
          </w:p>
        </w:tc>
        <w:tc>
          <w:tcPr>
            <w:tcW w:w="735" w:type="dxa"/>
          </w:tcPr>
          <w:p w14:paraId="6EA3E43F" w14:textId="77777777" w:rsidR="004503F3" w:rsidRDefault="004503F3" w:rsidP="00AB0ED2">
            <w:r>
              <w:t>Delta AIC</w:t>
            </w:r>
          </w:p>
        </w:tc>
      </w:tr>
      <w:tr w:rsidR="004503F3" w14:paraId="5DE2F613" w14:textId="77777777" w:rsidTr="00AB0ED2">
        <w:tc>
          <w:tcPr>
            <w:tcW w:w="4495" w:type="dxa"/>
          </w:tcPr>
          <w:p w14:paraId="3DC09A8E" w14:textId="77777777" w:rsidR="004503F3" w:rsidRDefault="004503F3" w:rsidP="00AB0ED2">
            <w:r>
              <w:t>Period*Project + 1|Site + offset(log(number of quadrats))</w:t>
            </w:r>
          </w:p>
        </w:tc>
        <w:tc>
          <w:tcPr>
            <w:tcW w:w="1440" w:type="dxa"/>
          </w:tcPr>
          <w:p w14:paraId="20F5FC46" w14:textId="77777777" w:rsidR="004503F3" w:rsidRDefault="004503F3" w:rsidP="00AB0ED2">
            <w:r>
              <w:t>10</w:t>
            </w:r>
          </w:p>
        </w:tc>
        <w:tc>
          <w:tcPr>
            <w:tcW w:w="830" w:type="dxa"/>
          </w:tcPr>
          <w:p w14:paraId="17DBD63C" w14:textId="77777777" w:rsidR="004503F3" w:rsidRDefault="004503F3" w:rsidP="00AB0ED2">
            <w:r>
              <w:t>2078.8</w:t>
            </w:r>
          </w:p>
        </w:tc>
        <w:tc>
          <w:tcPr>
            <w:tcW w:w="735" w:type="dxa"/>
          </w:tcPr>
          <w:p w14:paraId="67B6763D" w14:textId="77777777" w:rsidR="004503F3" w:rsidRDefault="004503F3" w:rsidP="00AB0ED2">
            <w:r>
              <w:t>0</w:t>
            </w:r>
          </w:p>
        </w:tc>
      </w:tr>
      <w:tr w:rsidR="004503F3" w14:paraId="54F49472" w14:textId="77777777" w:rsidTr="00AB0ED2">
        <w:tc>
          <w:tcPr>
            <w:tcW w:w="4495" w:type="dxa"/>
          </w:tcPr>
          <w:p w14:paraId="670710AA" w14:textId="77777777" w:rsidR="004503F3" w:rsidRDefault="004503F3" w:rsidP="00AB0ED2">
            <w:r>
              <w:t>Period + Low days + 1|Site + offset(log(number of quadrats))</w:t>
            </w:r>
          </w:p>
        </w:tc>
        <w:tc>
          <w:tcPr>
            <w:tcW w:w="1440" w:type="dxa"/>
          </w:tcPr>
          <w:p w14:paraId="15173AD4" w14:textId="77777777" w:rsidR="004503F3" w:rsidRDefault="004503F3" w:rsidP="00AB0ED2">
            <w:r>
              <w:t>5</w:t>
            </w:r>
          </w:p>
        </w:tc>
        <w:tc>
          <w:tcPr>
            <w:tcW w:w="830" w:type="dxa"/>
          </w:tcPr>
          <w:p w14:paraId="37388E2A" w14:textId="77777777" w:rsidR="004503F3" w:rsidRDefault="004503F3" w:rsidP="00AB0ED2">
            <w:r>
              <w:t>2138.3</w:t>
            </w:r>
          </w:p>
        </w:tc>
        <w:tc>
          <w:tcPr>
            <w:tcW w:w="735" w:type="dxa"/>
          </w:tcPr>
          <w:p w14:paraId="0FB2AF1D" w14:textId="77777777" w:rsidR="004503F3" w:rsidRDefault="004503F3" w:rsidP="00AB0ED2">
            <w:r>
              <w:t>59.5</w:t>
            </w:r>
          </w:p>
        </w:tc>
      </w:tr>
      <w:tr w:rsidR="004503F3" w14:paraId="1F508520" w14:textId="77777777" w:rsidTr="00AB0ED2">
        <w:tc>
          <w:tcPr>
            <w:tcW w:w="4495" w:type="dxa"/>
          </w:tcPr>
          <w:p w14:paraId="45EFB9FF" w14:textId="77777777" w:rsidR="004503F3" w:rsidRDefault="004503F3" w:rsidP="00AB0ED2">
            <w:r>
              <w:t>Period + 1|Site</w:t>
            </w:r>
          </w:p>
        </w:tc>
        <w:tc>
          <w:tcPr>
            <w:tcW w:w="1440" w:type="dxa"/>
          </w:tcPr>
          <w:p w14:paraId="18BF4AA6" w14:textId="77777777" w:rsidR="004503F3" w:rsidRDefault="004503F3" w:rsidP="00AB0ED2">
            <w:r>
              <w:t>4</w:t>
            </w:r>
          </w:p>
        </w:tc>
        <w:tc>
          <w:tcPr>
            <w:tcW w:w="830" w:type="dxa"/>
          </w:tcPr>
          <w:p w14:paraId="7D9F8211" w14:textId="77777777" w:rsidR="004503F3" w:rsidRDefault="004503F3" w:rsidP="00AB0ED2">
            <w:r>
              <w:t>2139.4</w:t>
            </w:r>
          </w:p>
        </w:tc>
        <w:tc>
          <w:tcPr>
            <w:tcW w:w="735" w:type="dxa"/>
          </w:tcPr>
          <w:p w14:paraId="6B4DB61E" w14:textId="77777777" w:rsidR="004503F3" w:rsidRDefault="004503F3" w:rsidP="00AB0ED2">
            <w:r>
              <w:t>60.6</w:t>
            </w:r>
          </w:p>
        </w:tc>
      </w:tr>
      <w:tr w:rsidR="004503F3" w14:paraId="53628750" w14:textId="77777777" w:rsidTr="00AB0ED2">
        <w:tc>
          <w:tcPr>
            <w:tcW w:w="4495" w:type="dxa"/>
          </w:tcPr>
          <w:p w14:paraId="6F0FE993" w14:textId="77777777" w:rsidR="004503F3" w:rsidRDefault="004503F3" w:rsidP="00AB0ED2">
            <w:r>
              <w:t>Period + 1|Site + offset(log(number of quadrats))</w:t>
            </w:r>
          </w:p>
        </w:tc>
        <w:tc>
          <w:tcPr>
            <w:tcW w:w="1440" w:type="dxa"/>
          </w:tcPr>
          <w:p w14:paraId="50809B25" w14:textId="77777777" w:rsidR="004503F3" w:rsidRDefault="004503F3" w:rsidP="00AB0ED2">
            <w:r>
              <w:t>4</w:t>
            </w:r>
          </w:p>
        </w:tc>
        <w:tc>
          <w:tcPr>
            <w:tcW w:w="830" w:type="dxa"/>
          </w:tcPr>
          <w:p w14:paraId="70CCC643" w14:textId="77777777" w:rsidR="004503F3" w:rsidRDefault="004503F3" w:rsidP="00AB0ED2">
            <w:r>
              <w:t>2139.4</w:t>
            </w:r>
          </w:p>
        </w:tc>
        <w:tc>
          <w:tcPr>
            <w:tcW w:w="735" w:type="dxa"/>
          </w:tcPr>
          <w:p w14:paraId="7ADEE0C9" w14:textId="77777777" w:rsidR="004503F3" w:rsidRDefault="004503F3" w:rsidP="00AB0ED2">
            <w:r>
              <w:t>60.6</w:t>
            </w:r>
          </w:p>
        </w:tc>
      </w:tr>
      <w:tr w:rsidR="004503F3" w14:paraId="687CAA09" w14:textId="77777777" w:rsidTr="00AB0ED2">
        <w:tc>
          <w:tcPr>
            <w:tcW w:w="4495" w:type="dxa"/>
          </w:tcPr>
          <w:p w14:paraId="05EDF17E" w14:textId="77777777" w:rsidR="004503F3" w:rsidRDefault="004503F3" w:rsidP="00AB0ED2">
            <w:r>
              <w:lastRenderedPageBreak/>
              <w:t>Period + (Low days Previous Period) + 1|Site + offset(log(number of quadrats))</w:t>
            </w:r>
          </w:p>
        </w:tc>
        <w:tc>
          <w:tcPr>
            <w:tcW w:w="1440" w:type="dxa"/>
          </w:tcPr>
          <w:p w14:paraId="145611B1" w14:textId="77777777" w:rsidR="004503F3" w:rsidRDefault="004503F3" w:rsidP="00AB0ED2">
            <w:r>
              <w:t>5</w:t>
            </w:r>
          </w:p>
        </w:tc>
        <w:tc>
          <w:tcPr>
            <w:tcW w:w="830" w:type="dxa"/>
          </w:tcPr>
          <w:p w14:paraId="44F17F81" w14:textId="77777777" w:rsidR="004503F3" w:rsidRDefault="004503F3" w:rsidP="00AB0ED2">
            <w:r>
              <w:t>2140.2</w:t>
            </w:r>
          </w:p>
        </w:tc>
        <w:tc>
          <w:tcPr>
            <w:tcW w:w="735" w:type="dxa"/>
          </w:tcPr>
          <w:p w14:paraId="7FB54749" w14:textId="77777777" w:rsidR="004503F3" w:rsidRDefault="004503F3" w:rsidP="00AB0ED2">
            <w:r>
              <w:t>61.4</w:t>
            </w:r>
          </w:p>
        </w:tc>
      </w:tr>
      <w:tr w:rsidR="004503F3" w14:paraId="0BCDA499" w14:textId="77777777" w:rsidTr="00AB0ED2">
        <w:tc>
          <w:tcPr>
            <w:tcW w:w="4495" w:type="dxa"/>
          </w:tcPr>
          <w:p w14:paraId="1194187A" w14:textId="77777777" w:rsidR="004503F3" w:rsidRDefault="004503F3" w:rsidP="00AB0ED2">
            <w:r>
              <w:t>Low days + 1|Site + offset(log(number of quadrats))</w:t>
            </w:r>
          </w:p>
        </w:tc>
        <w:tc>
          <w:tcPr>
            <w:tcW w:w="1440" w:type="dxa"/>
          </w:tcPr>
          <w:p w14:paraId="797BC7CC" w14:textId="77777777" w:rsidR="004503F3" w:rsidRDefault="004503F3" w:rsidP="00AB0ED2">
            <w:r>
              <w:t>4</w:t>
            </w:r>
          </w:p>
        </w:tc>
        <w:tc>
          <w:tcPr>
            <w:tcW w:w="830" w:type="dxa"/>
          </w:tcPr>
          <w:p w14:paraId="1CACE841" w14:textId="77777777" w:rsidR="004503F3" w:rsidRDefault="004503F3" w:rsidP="00AB0ED2">
            <w:r>
              <w:t>2158.6</w:t>
            </w:r>
          </w:p>
        </w:tc>
        <w:tc>
          <w:tcPr>
            <w:tcW w:w="735" w:type="dxa"/>
          </w:tcPr>
          <w:p w14:paraId="3056C4EE" w14:textId="77777777" w:rsidR="004503F3" w:rsidRDefault="004503F3" w:rsidP="00AB0ED2">
            <w:r>
              <w:t>79.8</w:t>
            </w:r>
          </w:p>
        </w:tc>
      </w:tr>
    </w:tbl>
    <w:p w14:paraId="71F2E4F2" w14:textId="128905C7" w:rsidR="004503F3" w:rsidRDefault="004503F3" w:rsidP="00D31185">
      <w:pPr>
        <w:spacing w:after="0" w:line="276" w:lineRule="auto"/>
      </w:pPr>
    </w:p>
    <w:p w14:paraId="2DAF5160" w14:textId="77777777" w:rsidR="004503F3" w:rsidRDefault="004503F3" w:rsidP="00D31185">
      <w:pPr>
        <w:spacing w:after="0" w:line="276" w:lineRule="auto"/>
      </w:pPr>
    </w:p>
    <w:p w14:paraId="1726B1BE" w14:textId="7F027AA1" w:rsidR="00035D83" w:rsidRDefault="00035D83" w:rsidP="00D31185">
      <w:pPr>
        <w:spacing w:after="0" w:line="276" w:lineRule="auto"/>
      </w:pPr>
      <w:r>
        <w:tab/>
        <w:t xml:space="preserve">An examination of the different </w:t>
      </w:r>
      <w:commentRangeStart w:id="26"/>
      <w:r>
        <w:t>projects</w:t>
      </w:r>
      <w:commentRangeEnd w:id="26"/>
      <w:r w:rsidR="005D72D9">
        <w:rPr>
          <w:rStyle w:val="CommentReference"/>
        </w:rPr>
        <w:commentReference w:id="26"/>
      </w:r>
      <w:r>
        <w:t xml:space="preserve">, which were deployed in different </w:t>
      </w:r>
      <w:r w:rsidR="005D72D9">
        <w:t>P</w:t>
      </w:r>
      <w:r>
        <w:t xml:space="preserve">eriods and monitoring begin in different </w:t>
      </w:r>
      <w:r w:rsidR="005D72D9">
        <w:t>P</w:t>
      </w:r>
      <w:r>
        <w:t>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w:t>
      </w:r>
      <w:r w:rsidR="005D72D9">
        <w:t>. I</w:t>
      </w:r>
      <w:r w:rsidR="006278A9">
        <w:t>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In this comparison three studies would have completed their construction efforts 3-5 years prior</w:t>
      </w:r>
      <w:r w:rsidR="005D72D9">
        <w:t xml:space="preserve"> to the last Period of data</w:t>
      </w:r>
      <w:r w:rsidR="00A30DFD">
        <w:t xml:space="preserve">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w:t>
      </w:r>
      <w:r w:rsidR="005D72D9">
        <w:t xml:space="preserve">a median number of live oyster spat of </w:t>
      </w:r>
      <w:r w:rsidR="00BB5D4E">
        <w:t xml:space="preserve">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per ¼-m</w:t>
      </w:r>
      <w:r w:rsidR="00BB5D4E" w:rsidRPr="00BB5D4E">
        <w:rPr>
          <w:vertAlign w:val="superscript"/>
        </w:rPr>
        <w:t>2</w:t>
      </w:r>
      <w:r w:rsidR="00BB5D4E">
        <w:t xml:space="preserve"> quadrat.</w:t>
      </w:r>
      <w:r w:rsidR="006278A9">
        <w:t xml:space="preserve"> The NRDA 4044 project also used quarried shell cultch and the me</w:t>
      </w:r>
      <w:r w:rsidR="005D72D9">
        <w:t>dian</w:t>
      </w:r>
      <w:r w:rsidR="006278A9">
        <w:t xml:space="preserve"> predicted number of live spat in Period 14 was lower at about 3.5 (95% CI 1.7 - 7.1). </w:t>
      </w:r>
      <w:r w:rsidR="00BB5D4E">
        <w:t>For the projects</w:t>
      </w:r>
      <w:r w:rsidR="003F392D">
        <w:t xml:space="preserve"> that used rock cultch</w:t>
      </w:r>
      <w:r w:rsidR="00BB5D4E">
        <w:t xml:space="preserve"> the predicted </w:t>
      </w:r>
      <w:r w:rsidR="005D72D9">
        <w:t xml:space="preserve">median </w:t>
      </w:r>
      <w:r w:rsidR="00BB5D4E">
        <w:t>number of live oyster spat per ¼-m</w:t>
      </w:r>
      <w:r w:rsidR="00BB5D4E" w:rsidRPr="00BB5D4E">
        <w:rPr>
          <w:vertAlign w:val="superscript"/>
        </w:rPr>
        <w:t>2</w:t>
      </w:r>
      <w:r w:rsidR="00BB5D4E">
        <w:t xml:space="preserve"> quadrat vary. </w:t>
      </w:r>
      <w:r w:rsidR="006278A9">
        <w:t xml:space="preserve">For </w:t>
      </w:r>
      <w:r w:rsidR="00BB5D4E">
        <w:t>project NRDA 5007 me</w:t>
      </w:r>
      <w:r w:rsidR="005D72D9">
        <w:t>dian</w:t>
      </w:r>
      <w:r w:rsidR="00BB5D4E">
        <w:t xml:space="preserve">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and project FWC-2021 me</w:t>
      </w:r>
      <w:r w:rsidR="005D72D9">
        <w:t>dian</w:t>
      </w:r>
      <w:r w:rsidR="00BB5D4E">
        <w:t xml:space="preserve">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7"/>
      <w:r w:rsidR="00C1715F">
        <w:t>9</w:t>
      </w:r>
      <w:commentRangeEnd w:id="27"/>
      <w:r w:rsidR="00C1715F">
        <w:rPr>
          <w:rStyle w:val="CommentReference"/>
        </w:rPr>
        <w:commentReference w:id="27"/>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E78C667" w14:textId="77777777" w:rsidR="005D72D9" w:rsidRPr="005D72D9" w:rsidRDefault="005D72D9" w:rsidP="00D31185">
      <w:pPr>
        <w:spacing w:after="0" w:line="276" w:lineRule="auto"/>
      </w:pPr>
    </w:p>
    <w:p w14:paraId="11F0773A" w14:textId="6F5AC73E" w:rsidR="005D72D9" w:rsidRPr="005D72D9" w:rsidRDefault="005D72D9" w:rsidP="00D31185">
      <w:pPr>
        <w:spacing w:after="0" w:line="276" w:lineRule="auto"/>
        <w:rPr>
          <w:u w:val="single"/>
        </w:rPr>
      </w:pPr>
      <w:r w:rsidRPr="005D72D9">
        <w:rPr>
          <w:u w:val="single"/>
        </w:rPr>
        <w:t>Persistance of cultch material in Apalachicola Bay</w:t>
      </w:r>
    </w:p>
    <w:p w14:paraId="3C9F7495" w14:textId="28291241"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w:t>
      </w:r>
      <w:r w:rsidR="00AC7DCE">
        <w:lastRenderedPageBreak/>
        <w:t xml:space="preserve">models that included Period + </w:t>
      </w:r>
      <w:r w:rsidR="005D72D9">
        <w:t>S</w:t>
      </w:r>
      <w:r w:rsidR="00AC7DCE">
        <w:t>ubstrate or models that examined the interaction between Period*Substrate (both with log</w:t>
      </w:r>
      <w:r w:rsidR="005D72D9">
        <w:t xml:space="preserve"> of the </w:t>
      </w:r>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28"/>
      <w:r w:rsidR="00042B2A">
        <w:t>7</w:t>
      </w:r>
      <w:commentRangeEnd w:id="28"/>
      <w:r w:rsidR="00154723">
        <w:rPr>
          <w:rStyle w:val="CommentReference"/>
        </w:rPr>
        <w:commentReference w:id="2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supporting a commercial fishery are</w:t>
      </w:r>
      <w:r w:rsidR="00671C2B">
        <w:t xml:space="preserve"> unknown.</w:t>
      </w:r>
    </w:p>
    <w:p w14:paraId="717881C4" w14:textId="77777777" w:rsidR="00C30884" w:rsidRDefault="00C30884" w:rsidP="00D31185">
      <w:pPr>
        <w:spacing w:after="0" w:line="276" w:lineRule="auto"/>
        <w:rPr>
          <w:u w:val="single"/>
        </w:rPr>
      </w:pPr>
    </w:p>
    <w:p w14:paraId="0077217D" w14:textId="3BE23E30"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r>
        <w:rPr>
          <w:i/>
          <w:iCs/>
        </w:rPr>
        <w:t>Discussion</w:t>
      </w:r>
    </w:p>
    <w:p w14:paraId="55DC67DD" w14:textId="02D0C489" w:rsidR="00066076" w:rsidRDefault="00921CF1" w:rsidP="00D31185">
      <w:pPr>
        <w:spacing w:after="0" w:line="276" w:lineRule="auto"/>
        <w:rPr>
          <w:rFonts w:cstheme="minorHAnsi"/>
        </w:rPr>
      </w:pPr>
      <w:r>
        <w:tab/>
        <w:t>Our results suggest restoration</w:t>
      </w:r>
      <w:r w:rsidR="00C30884">
        <w:t xml:space="preserve"> and man</w:t>
      </w:r>
      <w:r w:rsidR="00A3555C">
        <w:t>a</w:t>
      </w:r>
      <w:r w:rsidR="00C30884">
        <w:t>gement</w:t>
      </w:r>
      <w:r>
        <w:t xml:space="preserve"> efforts in Pensacola, St. Andrews, and Apalachicola bays have not had the intended response of shifting oyster populations from a resilient, low oyster state to a more desired, high oyster state. This conclusion is based on data from three different bays in different watersheds but with common restoration materials, techniques, and 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w:t>
      </w:r>
      <w:r w:rsidR="002E1880">
        <w:rPr>
          <w:rFonts w:cstheme="minorHAnsi"/>
        </w:rPr>
        <w:lastRenderedPageBreak/>
        <w:t>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A3555C">
        <w:rPr>
          <w:rFonts w:cstheme="minorHAnsi"/>
        </w:rPr>
        <w:t>E</w:t>
      </w:r>
      <w:r w:rsidR="00EA5631">
        <w:rPr>
          <w:rFonts w:cstheme="minorHAnsi"/>
        </w:rPr>
        <w:t>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D31185">
      <w:pPr>
        <w:spacing w:after="0" w:line="276" w:lineRule="auto"/>
        <w:rPr>
          <w:rFonts w:cstheme="minorHAnsi"/>
          <w:i/>
          <w:iCs/>
        </w:rPr>
      </w:pPr>
    </w:p>
    <w:p w14:paraId="43EEA63A" w14:textId="2134148C" w:rsidR="00066076" w:rsidRDefault="00066076" w:rsidP="00D31185">
      <w:pPr>
        <w:spacing w:after="0" w:line="276" w:lineRule="auto"/>
        <w:rPr>
          <w:rFonts w:cstheme="minorHAnsi"/>
        </w:rPr>
      </w:pPr>
      <w:r>
        <w:rPr>
          <w:rFonts w:cstheme="minorHAnsi"/>
          <w:i/>
          <w:iCs/>
        </w:rPr>
        <w:t>Cultch density, volume, area, and material</w:t>
      </w:r>
    </w:p>
    <w:p w14:paraId="25E5FF59" w14:textId="5ECDE344"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w:t>
      </w:r>
      <w:r w:rsidR="00C30884">
        <w:rPr>
          <w:rFonts w:cstheme="minorHAnsi"/>
        </w:rPr>
        <w:t xml:space="preserve">the most recent </w:t>
      </w:r>
      <w:r w:rsidR="00AC54CD">
        <w:rPr>
          <w:rFonts w:cstheme="minorHAnsi"/>
        </w:rPr>
        <w:t>regional restoration</w:t>
      </w:r>
      <w:r w:rsidR="00A3555C">
        <w:rPr>
          <w:rFonts w:cstheme="minorHAnsi"/>
        </w:rPr>
        <w:t xml:space="preserve"> efforts</w:t>
      </w:r>
      <w:r w:rsidR="00AC54CD">
        <w:rPr>
          <w:rFonts w:cstheme="minorHAnsi"/>
        </w:rPr>
        <w:t xml:space="preserve"> in 2015. </w:t>
      </w:r>
      <w:r w:rsidR="00A97D2E" w:rsidRPr="0066215B">
        <w:rPr>
          <w:rFonts w:cstheme="minorHAnsi"/>
          <w:highlight w:val="yellow"/>
        </w:rPr>
        <w:t>Kimbro et al. (2020)</w:t>
      </w:r>
      <w:r w:rsidR="00A97D2E">
        <w:rPr>
          <w:rFonts w:cstheme="minorHAnsi"/>
        </w:rPr>
        <w:t xml:space="preserve"> conducting similar restoration experiments in Apalachicola Bay using qua</w:t>
      </w:r>
      <w:r w:rsidR="0066215B">
        <w:rPr>
          <w:rFonts w:cstheme="minorHAnsi"/>
        </w:rPr>
        <w:t>r</w:t>
      </w:r>
      <w:r w:rsidR="00A97D2E">
        <w:rPr>
          <w:rFonts w:cstheme="minorHAnsi"/>
        </w:rPr>
        <w:t>ried oyster shell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66215B">
        <w:rPr>
          <w:rFonts w:cstheme="minorHAnsi"/>
        </w:rPr>
        <w:t>,</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time Periods high oyster spat counts were observed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 up assessments beyond ten months are not available for the reefs in Kimbro et al. (2020). Our work does follow similarly restored reefs (materials, densities, and starting time) over several years post-construction and found that the initial oyster population response to restoration as measured by counts did not persist (Figure 6).</w:t>
      </w:r>
    </w:p>
    <w:p w14:paraId="23C630BB" w14:textId="177CD918" w:rsidR="00CC728B" w:rsidRDefault="00A3555C" w:rsidP="00D31185">
      <w:pPr>
        <w:spacing w:after="0" w:line="276" w:lineRule="auto"/>
        <w:ind w:firstLine="720"/>
        <w:rPr>
          <w:rFonts w:cstheme="minorHAnsi"/>
        </w:rPr>
      </w:pPr>
      <w:r>
        <w:rPr>
          <w:rFonts w:cstheme="minorHAnsi"/>
        </w:rPr>
        <w:t>Notab</w:t>
      </w:r>
      <w:r w:rsidR="00AC54CD">
        <w:rPr>
          <w:rFonts w:cstheme="minorHAnsi"/>
        </w:rPr>
        <w:t>ly, these</w:t>
      </w:r>
      <w:r w:rsidR="00A107F3">
        <w:rPr>
          <w:rFonts w:cstheme="minorHAnsi"/>
        </w:rPr>
        <w:t xml:space="preserve"> recommended or observed cultching levels</w:t>
      </w:r>
      <w:r w:rsidR="00AC54CD">
        <w:rPr>
          <w:rFonts w:cstheme="minorHAnsi"/>
        </w:rPr>
        <w:t xml:space="preserve"> are area estimates (</w:t>
      </w:r>
      <w:r>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 xml:space="preserve">ied a key uncertainty to address </w:t>
      </w:r>
      <w:r w:rsidR="00C30884">
        <w:rPr>
          <w:rFonts w:cstheme="minorHAnsi"/>
        </w:rPr>
        <w:t>in</w:t>
      </w:r>
      <w:r w:rsidR="004263DE">
        <w:rPr>
          <w:rFonts w:cstheme="minorHAnsi"/>
        </w:rPr>
        <w:t xml:space="preserve"> determining the volume to cultch </w:t>
      </w:r>
      <w:r w:rsidR="00A107F3">
        <w:rPr>
          <w:rFonts w:cstheme="minorHAnsi"/>
        </w:rPr>
        <w:t>to use in these efforts</w:t>
      </w:r>
      <w:r w:rsidR="00AC54CD">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(i.e., tidal, storm, etc.) moving the small mass of each individual cobble piece. A cubic meter boulder is likely more resistant to movement from currents because of </w:t>
      </w:r>
      <w:r>
        <w:rPr>
          <w:rFonts w:cstheme="minorHAnsi"/>
        </w:rPr>
        <w:t xml:space="preserve">its </w:t>
      </w:r>
      <w:r w:rsidR="00C30884">
        <w:rPr>
          <w:rFonts w:cstheme="minorHAnsi"/>
        </w:rPr>
        <w:t xml:space="preserve">higher mass, and would provide more vertical </w:t>
      </w:r>
      <w:r w:rsidR="00C30884">
        <w:rPr>
          <w:rFonts w:cstheme="minorHAnsi"/>
        </w:rPr>
        <w:lastRenderedPageBreak/>
        <w:t>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Pr>
          <w:rFonts w:cstheme="minorHAnsi"/>
        </w:rPr>
        <w:t>necessary</w:t>
      </w:r>
      <w:r w:rsidR="00626667">
        <w:rPr>
          <w:rFonts w:cstheme="minorHAnsi"/>
        </w:rPr>
        <w:t xml:space="preserve"> </w:t>
      </w:r>
      <w:r>
        <w:rPr>
          <w:rFonts w:cstheme="minorHAnsi"/>
        </w:rPr>
        <w:t>for</w:t>
      </w:r>
      <w:r w:rsidR="00626667">
        <w:rPr>
          <w:rFonts w:cstheme="minorHAnsi"/>
        </w:rPr>
        <w:t xml:space="preserve"> elevating the </w:t>
      </w:r>
      <w:r>
        <w:rPr>
          <w:rFonts w:cstheme="minorHAnsi"/>
        </w:rPr>
        <w:t>cultch material</w:t>
      </w:r>
      <w:r w:rsidR="00626667">
        <w:rPr>
          <w:rFonts w:cstheme="minorHAnsi"/>
        </w:rPr>
        <w:t xml:space="preserve"> into suitable water quality or hydrodynamic conditions</w:t>
      </w:r>
      <w:r>
        <w:rPr>
          <w:rFonts w:cstheme="minorHAnsi"/>
        </w:rPr>
        <w:t xml:space="preserve">. </w:t>
      </w:r>
      <w:r w:rsidR="00C30884">
        <w:rPr>
          <w:rFonts w:cstheme="minorHAnsi"/>
        </w:rPr>
        <w:t>Colden et al. (2017) found that oyster reefs higher than 0.3 m</w:t>
      </w:r>
      <w:r>
        <w:rPr>
          <w:rFonts w:cstheme="minorHAnsi"/>
        </w:rPr>
        <w:t xml:space="preserve"> in the Chesapeake Bay region</w:t>
      </w:r>
      <w:r w:rsidR="00C30884">
        <w:rPr>
          <w:rFonts w:cstheme="minorHAnsi"/>
        </w:rPr>
        <w:t xml:space="preserve"> had higher oyster survival, density, and overall complexity</w:t>
      </w:r>
      <w:r>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w:t>
      </w:r>
      <w:commentRangeStart w:id="29"/>
      <w:r w:rsidR="00F613D3">
        <w:rPr>
          <w:rFonts w:cstheme="minorHAnsi"/>
        </w:rPr>
        <w:t>2017</w:t>
      </w:r>
      <w:commentRangeEnd w:id="29"/>
      <w:r w:rsidR="00F613D3">
        <w:rPr>
          <w:rStyle w:val="CommentReference"/>
        </w:rPr>
        <w:commentReference w:id="29"/>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AFFEEC3" w:rsidR="00CC728B" w:rsidRDefault="000B4A97" w:rsidP="00D31185">
      <w:pPr>
        <w:spacing w:after="0" w:line="276" w:lineRule="auto"/>
        <w:ind w:firstLine="720"/>
        <w:rPr>
          <w:rFonts w:cstheme="minorHAnsi"/>
        </w:rPr>
      </w:pPr>
      <w:r>
        <w:rPr>
          <w:rFonts w:cstheme="minorHAnsi"/>
        </w:rPr>
        <w:t>Side-scan sonar mapping is used as an assessment metric on a sub-set of restored reefs in Pensacola, St. Andrews,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D7CC0EB" w:rsidR="00066076" w:rsidRDefault="000634CA" w:rsidP="00D31185">
      <w:pPr>
        <w:spacing w:after="0" w:line="276"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Pensacola, or St. Andrews bays</w:t>
      </w:r>
      <w:r w:rsidR="006053C6">
        <w:rPr>
          <w:rFonts w:cstheme="minorHAnsi"/>
        </w:rPr>
        <w:t xml:space="preserve">.   </w:t>
      </w:r>
    </w:p>
    <w:p w14:paraId="6CBD4212" w14:textId="346927AF"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30"/>
      <w:r w:rsidR="00D00475">
        <w:rPr>
          <w:rFonts w:cstheme="minorHAnsi"/>
        </w:rPr>
        <w:t>Bersoza</w:t>
      </w:r>
      <w:commentRangeEnd w:id="30"/>
      <w:r w:rsidR="00D00475">
        <w:rPr>
          <w:rStyle w:val="CommentReference"/>
        </w:rPr>
        <w:commentReference w:id="30"/>
      </w:r>
      <w:r w:rsidR="00D00475">
        <w:rPr>
          <w:rFonts w:cstheme="minorHAnsi"/>
        </w:rPr>
        <w:t xml:space="preserve">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6F3744" w:rsidRDefault="00233B8A" w:rsidP="00A3555C">
      <w:pPr>
        <w:spacing w:line="240" w:lineRule="auto"/>
        <w:ind w:firstLine="720"/>
        <w:rPr>
          <w:rFonts w:cstheme="minorHAnsi"/>
          <w:i/>
          <w:iCs/>
        </w:rPr>
      </w:pPr>
      <w:r w:rsidRPr="006F3744">
        <w:rPr>
          <w:rFonts w:cstheme="minorHAnsi"/>
          <w:i/>
          <w:iCs/>
          <w:color w:val="000000"/>
          <w:shd w:val="clear" w:color="auto" w:fill="FFFFFF"/>
        </w:rPr>
        <w:t>(23)</w:t>
      </w:r>
      <w:r w:rsidRPr="006F3744">
        <w:rPr>
          <w:rFonts w:cstheme="minorHAnsi"/>
          <w:i/>
          <w:iCs/>
          <w:color w:val="000000"/>
          <w:shd w:val="clear" w:color="auto" w:fill="FFFFFF"/>
        </w:rPr>
        <w:t> </w:t>
      </w:r>
      <w:r w:rsidRPr="006F3744">
        <w:rPr>
          <w:rFonts w:cstheme="minorHAnsi"/>
          <w:i/>
          <w:iCs/>
          <w:color w:val="000000"/>
          <w:shd w:val="clear" w:color="auto" w:fill="FFFFFF"/>
        </w:rPr>
        <w:t>OYSTER AND CLAM SHELLS PROPERTY OF DEPARTMENT.—</w:t>
      </w:r>
    </w:p>
    <w:p w14:paraId="0C6147C4" w14:textId="77777777" w:rsidR="00233B8A" w:rsidRPr="00233B8A" w:rsidRDefault="00233B8A" w:rsidP="00A3555C">
      <w:pPr>
        <w:shd w:val="clear" w:color="auto" w:fill="FFFFFF"/>
        <w:spacing w:line="240" w:lineRule="auto"/>
        <w:ind w:left="720"/>
        <w:rPr>
          <w:rFonts w:cstheme="minorHAnsi"/>
          <w:color w:val="000000"/>
          <w:sz w:val="20"/>
          <w:szCs w:val="20"/>
        </w:rPr>
      </w:pPr>
      <w:r w:rsidRPr="006F3744">
        <w:rPr>
          <w:rFonts w:cstheme="minorHAnsi"/>
          <w:i/>
          <w:iCs/>
          <w:color w:val="000000"/>
        </w:rPr>
        <w:lastRenderedPageBreak/>
        <w:t>(a)</w:t>
      </w:r>
      <w:r w:rsidRPr="006F3744">
        <w:rPr>
          <w:rFonts w:cstheme="minorHAnsi"/>
          <w:i/>
          <w:iCs/>
          <w:color w:val="000000"/>
        </w:rPr>
        <w:t> </w:t>
      </w:r>
      <w:r w:rsidRPr="006F3744">
        <w:rPr>
          <w:rFonts w:cstheme="minorHAnsi"/>
          <w:i/>
          <w:iCs/>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2D99F074"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w:t>
      </w:r>
      <w:r w:rsidR="006F3744">
        <w:rPr>
          <w:rFonts w:cstheme="minorHAnsi"/>
        </w:rPr>
        <w:t xml:space="preserve">for </w:t>
      </w:r>
      <w:r>
        <w:rPr>
          <w:rFonts w:cstheme="minorHAnsi"/>
        </w:rPr>
        <w:t xml:space="preserve">oysters sold as half-shell (a national market)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31"/>
      <w:r>
        <w:rPr>
          <w:rFonts w:cstheme="minorHAnsi"/>
        </w:rPr>
        <w:t>Bay</w:t>
      </w:r>
      <w:commentRangeEnd w:id="31"/>
      <w:r>
        <w:rPr>
          <w:rStyle w:val="CommentReference"/>
        </w:rPr>
        <w:commentReference w:id="31"/>
      </w:r>
      <w:r>
        <w:rPr>
          <w:rFonts w:cstheme="minorHAnsi"/>
        </w:rPr>
        <w:t xml:space="preserve">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25F31642"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32"/>
      <w:r w:rsidR="00B110FB">
        <w:rPr>
          <w:rFonts w:cstheme="minorHAnsi"/>
          <w:i/>
          <w:iCs/>
        </w:rPr>
        <w:t>restoration</w:t>
      </w:r>
      <w:commentRangeEnd w:id="32"/>
      <w:r>
        <w:rPr>
          <w:rStyle w:val="CommentReference"/>
        </w:rPr>
        <w:commentReference w:id="32"/>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7C63697" w:rsidR="00602E34" w:rsidRDefault="00602E34" w:rsidP="00D31185">
      <w:pPr>
        <w:spacing w:after="0" w:line="276" w:lineRule="auto"/>
      </w:pPr>
      <w:r>
        <w:t>(1) Oyster populations in Pensacola, St. Andrews,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p>
    <w:p w14:paraId="51BB8F5E" w14:textId="47002D19" w:rsidR="00602E34" w:rsidRDefault="00602E34" w:rsidP="00D31185">
      <w:pPr>
        <w:spacing w:after="0" w:line="276"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w:t>
      </w:r>
      <w:r w:rsidR="0063063C">
        <w:t>L</w:t>
      </w:r>
      <w:r>
        <w:t xml:space="preserve"> v G</w:t>
      </w:r>
      <w:r w:rsidR="0063063C">
        <w:t>A</w:t>
      </w:r>
      <w:r>
        <w:t>)</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or extremely low based on commercial fisheries landings information (Pensacola and St. Andrews</w:t>
      </w:r>
      <w:r w:rsidR="00A97D2E">
        <w:t xml:space="preserve"> bays</w:t>
      </w:r>
      <w:r w:rsidR="00F924E2">
        <w:t>).</w:t>
      </w:r>
    </w:p>
    <w:p w14:paraId="21B1C53A" w14:textId="6C67104C" w:rsidR="00F924E2" w:rsidRDefault="00F924E2" w:rsidP="00D31185">
      <w:pPr>
        <w:spacing w:after="0" w:line="276"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18DF3A3F" w:rsidR="00F924E2" w:rsidRDefault="00F924E2" w:rsidP="00D31185">
      <w:pPr>
        <w:spacing w:after="0" w:line="276" w:lineRule="auto"/>
      </w:pPr>
      <w:r>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w:t>
      </w:r>
      <w:r w:rsidR="00B54A5F">
        <w:lastRenderedPageBreak/>
        <w:t>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33"/>
      <w:r w:rsidR="00B54A5F">
        <w:t>clam</w:t>
      </w:r>
      <w:commentRangeEnd w:id="33"/>
      <w:r w:rsidR="00B54A5F">
        <w:rPr>
          <w:rStyle w:val="CommentReference"/>
        </w:rPr>
        <w:commentReference w:id="33"/>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Andrews,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2FAFAFD4" w:rsidR="00A97D2E" w:rsidRDefault="00A97D2E" w:rsidP="00D31185">
      <w:pPr>
        <w:spacing w:after="0" w:line="276"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w:t>
      </w:r>
      <w:commentRangeStart w:id="34"/>
      <w:r>
        <w:t>predators</w:t>
      </w:r>
      <w:commentRangeEnd w:id="34"/>
      <w:r>
        <w:rPr>
          <w:rStyle w:val="CommentReference"/>
        </w:rPr>
        <w:commentReference w:id="34"/>
      </w:r>
      <w:r>
        <w:t xml:space="preserve"> (Kimbro et al. 2017) or persistent disease (known or unknown) are more difficult to assess because of short time series in available data such as counts of predators on restored reefs.</w:t>
      </w:r>
    </w:p>
    <w:p w14:paraId="2685130A" w14:textId="04F2B75C" w:rsidR="00ED3261" w:rsidRDefault="00871766" w:rsidP="00D31185">
      <w:pPr>
        <w:spacing w:after="0" w:line="276"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r>
        <w:rPr>
          <w:i/>
          <w:iCs/>
        </w:rPr>
        <w:t>Conclusions</w:t>
      </w:r>
    </w:p>
    <w:p w14:paraId="78803A79" w14:textId="4C31BBD0"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35"/>
      <w:r w:rsidR="00ED3261">
        <w:t>al</w:t>
      </w:r>
      <w:commentRangeEnd w:id="35"/>
      <w:r w:rsidR="00ED3261">
        <w:rPr>
          <w:rStyle w:val="CommentReference"/>
        </w:rPr>
        <w:commentReference w:id="35"/>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36"/>
      <w:r w:rsidR="00111AC2" w:rsidRPr="00B54A5F">
        <w:rPr>
          <w:rFonts w:cstheme="minorHAnsi"/>
        </w:rPr>
        <w:t>2022</w:t>
      </w:r>
      <w:commentRangeEnd w:id="36"/>
      <w:r w:rsidR="00111AC2" w:rsidRPr="00B54A5F">
        <w:rPr>
          <w:rStyle w:val="CommentReference"/>
          <w:rFonts w:cstheme="minorHAnsi"/>
          <w:sz w:val="22"/>
          <w:szCs w:val="22"/>
        </w:rPr>
        <w:commentReference w:id="36"/>
      </w:r>
      <w:r w:rsidR="00111AC2" w:rsidRPr="00B54A5F">
        <w:rPr>
          <w:rFonts w:cstheme="minorHAnsi"/>
        </w:rPr>
        <w:t xml:space="preserve">) and has been a challenge to large-scale restoration and management efforts for </w:t>
      </w:r>
      <w:r w:rsidR="00111AC2" w:rsidRPr="00B54A5F">
        <w:rPr>
          <w:rFonts w:cstheme="minorHAnsi"/>
        </w:rPr>
        <w:lastRenderedPageBreak/>
        <w:t xml:space="preserve">decades (Walters 1986; Gunderson 1999; Walters 2007; Pine et al. 2022). </w:t>
      </w:r>
      <w:commentRangeStart w:id="37"/>
      <w:r w:rsidR="00111AC2" w:rsidRPr="00B54A5F">
        <w:rPr>
          <w:rFonts w:cstheme="minorHAnsi"/>
        </w:rPr>
        <w:t>Gunderson</w:t>
      </w:r>
      <w:commentRangeEnd w:id="37"/>
      <w:r w:rsidR="003A5067" w:rsidRPr="00B54A5F">
        <w:rPr>
          <w:rStyle w:val="CommentReference"/>
          <w:rFonts w:cstheme="minorHAnsi"/>
          <w:sz w:val="22"/>
          <w:szCs w:val="22"/>
        </w:rPr>
        <w:commentReference w:id="37"/>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3C0E765F" w:rsidR="00F36921" w:rsidRDefault="00DE44FF" w:rsidP="00D31185">
      <w:pPr>
        <w:spacing w:after="0" w:line="276" w:lineRule="auto"/>
      </w:pPr>
      <w:r>
        <w:t>Oyster populations in Apalachicola, Pensacola, and St. Andrews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w:t>
      </w:r>
      <w:r w:rsidR="00696CB5">
        <w:t>;</w:t>
      </w:r>
      <w:r w:rsidR="0057340D">
        <w:t>y low levels of reported harvest in Pensacola and St. Andrews bays and a five year harvest moratorium (2020-2025) in Apalachicola Bay</w:t>
      </w:r>
      <w:r w:rsidR="008B0AD1">
        <w:t xml:space="preserve">. </w:t>
      </w:r>
      <w:r>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rsidR="00F36921">
        <w:t xml:space="preserve">tronger leadership and a commitment to learning </w:t>
      </w:r>
      <w:r w:rsidR="00306E03">
        <w:t xml:space="preserve">may be </w:t>
      </w:r>
      <w:r w:rsidR="00F36921">
        <w:t xml:space="preserve">needed to guide these restoration and management efforts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519F99F4" w:rsidR="00A2283D" w:rsidRDefault="00A2283D" w:rsidP="00D31185">
      <w:pPr>
        <w:spacing w:after="0" w:line="276" w:lineRule="auto"/>
      </w:pPr>
      <w:r>
        <w:t>###This will be a really great map of the panhandle with the F</w:t>
      </w:r>
      <w:r w:rsidR="0063063C">
        <w:t>.L.</w:t>
      </w:r>
      <w:r>
        <w:t xml:space="preserve">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38"/>
      <w:r>
        <w:t xml:space="preserve">Figure </w:t>
      </w:r>
      <w:commentRangeEnd w:id="38"/>
      <w:r w:rsidR="00306E03">
        <w:rPr>
          <w:rStyle w:val="CommentReference"/>
        </w:rPr>
        <w:commentReference w:id="38"/>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39"/>
      <w:r w:rsidR="00135391">
        <w:t>Bay</w:t>
      </w:r>
      <w:commentRangeEnd w:id="39"/>
      <w:r w:rsidR="00A3555C">
        <w:rPr>
          <w:rStyle w:val="CommentReference"/>
        </w:rPr>
        <w:commentReference w:id="39"/>
      </w:r>
      <w:r w:rsidR="00135391">
        <w:t>.</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40"/>
      <w:r>
        <w:t xml:space="preserve">Figure </w:t>
      </w:r>
      <w:commentRangeEnd w:id="40"/>
      <w:r w:rsidR="00306E03">
        <w:rPr>
          <w:rStyle w:val="CommentReference"/>
        </w:rPr>
        <w:commentReference w:id="40"/>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w:t>
      </w:r>
      <w:r>
        <w:lastRenderedPageBreak/>
        <w:t>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 xml:space="preserve">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41"/>
      <w:commentRangeStart w:id="42"/>
      <w:r>
        <w:t xml:space="preserve">Figure </w:t>
      </w:r>
      <w:commentRangeEnd w:id="41"/>
      <w:r w:rsidR="00306E03">
        <w:rPr>
          <w:rStyle w:val="CommentReference"/>
        </w:rPr>
        <w:commentReference w:id="41"/>
      </w:r>
      <w:commentRangeEnd w:id="42"/>
      <w:r w:rsidR="00A3555C">
        <w:rPr>
          <w:rStyle w:val="CommentReference"/>
        </w:rPr>
        <w:commentReference w:id="42"/>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 xml:space="preserve">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759043E6"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43"/>
      <w:r>
        <w:t xml:space="preserve">Figure </w:t>
      </w:r>
      <w:commentRangeEnd w:id="43"/>
      <w:r w:rsidR="00D139BE">
        <w:rPr>
          <w:rStyle w:val="CommentReference"/>
        </w:rPr>
        <w:commentReference w:id="43"/>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44"/>
      <w:r>
        <w:t xml:space="preserve">Figure </w:t>
      </w:r>
      <w:commentRangeEnd w:id="44"/>
      <w:r w:rsidR="00D139BE">
        <w:rPr>
          <w:rStyle w:val="CommentReference"/>
        </w:rPr>
        <w:commentReference w:id="44"/>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2" w:author="Bill Pine" w:date="2022-06-06T15:51:00Z" w:initials="PB">
    <w:p w14:paraId="26B32F43" w14:textId="77777777" w:rsidR="005E228A" w:rsidRDefault="005E228A" w:rsidP="005E228A">
      <w:pPr>
        <w:pStyle w:val="CommentText"/>
      </w:pPr>
      <w:r>
        <w:rPr>
          <w:rStyle w:val="CommentReference"/>
        </w:rPr>
        <w:annotationRef/>
      </w:r>
      <w:r>
        <w:t>Comp &amp; Seaman, 1988. Estuarine habitat and fishery resources in FL. PP 337 - 435 in Florida Aquatic Habitat and Fishery Resources, W. Seaman Jr. Ed. FL AFS, Eustis.</w:t>
      </w:r>
    </w:p>
  </w:comment>
  <w:comment w:id="3" w:author="Bill Pine"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5" w:author="Bill Pine"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w:t>
      </w:r>
      <w:r w:rsidR="005D72D9">
        <w:t>over this</w:t>
      </w:r>
      <w:r>
        <w:t xml:space="preserve"> with Ryan and Matt and they </w:t>
      </w:r>
      <w:r w:rsidR="005D72D9">
        <w:t>thought all oysters should be counted and included</w:t>
      </w:r>
      <w:r>
        <w:t>. Even these counts of really small oysters.  I think all of the teams (FWC and FDEP) try and count oysters to 1 mm or less in size. I’m not sure why.</w:t>
      </w:r>
    </w:p>
  </w:comment>
  <w:comment w:id="6" w:author="Bill Pine"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7" w:author="Bill Pine" w:date="2022-06-06T16:40:00Z" w:initials="PB">
    <w:p w14:paraId="49C6EED7" w14:textId="77777777" w:rsidR="00C4424E" w:rsidRDefault="00C4424E" w:rsidP="00C4424E">
      <w:pPr>
        <w:pStyle w:val="CommentText"/>
      </w:pPr>
      <w:r>
        <w:rPr>
          <w:rStyle w:val="CommentReference"/>
        </w:rPr>
        <w:annotationRef/>
      </w:r>
      <w:r>
        <w:t>Ed wrote a long comment and I made short responses after #</w:t>
      </w:r>
    </w:p>
    <w:p w14:paraId="6FC58565" w14:textId="77777777" w:rsidR="00C4424E" w:rsidRDefault="00C4424E" w:rsidP="00C4424E">
      <w:pPr>
        <w:pStyle w:val="CommentText"/>
      </w:pPr>
    </w:p>
    <w:p w14:paraId="079B64FD" w14:textId="77777777" w:rsidR="00C4424E" w:rsidRDefault="00C4424E" w:rsidP="00C4424E">
      <w:pPr>
        <w:pStyle w:val="CommentText"/>
      </w:pPr>
      <w:r>
        <w:t>I know this is on git and you’ll add it as you move this forward, just a note to remember to add text describing different models that were compared with AIC. Also, did you use AIC or AICc?</w:t>
      </w:r>
    </w:p>
    <w:p w14:paraId="6F7DE399" w14:textId="77777777" w:rsidR="00C4424E" w:rsidRDefault="00C4424E" w:rsidP="00C4424E">
      <w:pPr>
        <w:pStyle w:val="CommentText"/>
      </w:pPr>
      <w:r>
        <w:t>And obv eventually we add the equations algebra to clarify how raneff site was used.</w:t>
      </w:r>
    </w:p>
    <w:p w14:paraId="4B914C6F" w14:textId="77777777" w:rsidR="00C4424E" w:rsidRDefault="00C4424E" w:rsidP="00C4424E">
      <w:pPr>
        <w:pStyle w:val="CommentText"/>
      </w:pPr>
    </w:p>
    <w:p w14:paraId="202E0EE0" w14:textId="77777777" w:rsidR="00C4424E" w:rsidRDefault="00C4424E" w:rsidP="00C4424E">
      <w:pPr>
        <w:pStyle w:val="CommentText"/>
      </w:pPr>
      <w:r>
        <w:t>#ok.  I really didn’t use AIC to tell me much of anything. The models I fit had pretty distinct terms and represent really different hypotheses.</w:t>
      </w:r>
    </w:p>
    <w:p w14:paraId="21FD64F8" w14:textId="77777777" w:rsidR="00C4424E" w:rsidRDefault="00C4424E" w:rsidP="00C4424E">
      <w:pPr>
        <w:pStyle w:val="CommentText"/>
      </w:pPr>
    </w:p>
    <w:p w14:paraId="11173D69" w14:textId="77777777" w:rsidR="00C4424E" w:rsidRDefault="00C4424E" w:rsidP="00C4424E">
      <w:pPr>
        <w:pStyle w:val="CommentText"/>
      </w:pPr>
      <w:r>
        <w:t>I struggled to understand the order of analyses and whether there was one main analysis (negbinom glmms) that predicted count~period, site, discharge, and possibly cultch, or whether there were several parallel analyses. If the latter, it would probably be good to explain why.</w:t>
      </w:r>
    </w:p>
    <w:p w14:paraId="439BAB47" w14:textId="77777777" w:rsidR="00C4424E" w:rsidRDefault="00C4424E" w:rsidP="00C4424E">
      <w:pPr>
        <w:pStyle w:val="CommentText"/>
      </w:pPr>
    </w:p>
    <w:p w14:paraId="46069D3B" w14:textId="77777777" w:rsidR="00C4424E" w:rsidRDefault="00C4424E" w:rsidP="00C4424E">
      <w:pPr>
        <w:pStyle w:val="CommentText"/>
      </w:pPr>
      <w:r>
        <w:t>#because I treated the size categories as different response variables.</w:t>
      </w:r>
    </w:p>
    <w:p w14:paraId="06CAC37E" w14:textId="77777777" w:rsidR="00C4424E" w:rsidRDefault="00C4424E" w:rsidP="00C4424E">
      <w:pPr>
        <w:pStyle w:val="CommentText"/>
      </w:pPr>
    </w:p>
    <w:p w14:paraId="2BBA7132" w14:textId="77777777" w:rsidR="00C4424E" w:rsidRDefault="00C4424E" w:rsidP="00C4424E">
      <w:pPr>
        <w:pStyle w:val="CommentText"/>
      </w:pPr>
      <w:r>
        <w:t xml:space="preserve"> If you can explain to me I can provide some text.</w:t>
      </w:r>
    </w:p>
    <w:p w14:paraId="2A955C63" w14:textId="77777777" w:rsidR="00C4424E" w:rsidRDefault="00C4424E" w:rsidP="00C4424E">
      <w:pPr>
        <w:pStyle w:val="CommentText"/>
      </w:pPr>
    </w:p>
    <w:p w14:paraId="3F0617E8" w14:textId="77777777" w:rsidR="00C4424E" w:rsidRDefault="00C4424E" w:rsidP="00C4424E">
      <w:pPr>
        <w:pStyle w:val="CommentText"/>
      </w:pPr>
      <w:r>
        <w:t>I think it might be more clear if you described it something like this (psuedotext)</w:t>
      </w:r>
    </w:p>
    <w:p w14:paraId="67D0063B" w14:textId="77777777" w:rsidR="00C4424E" w:rsidRDefault="00C4424E" w:rsidP="00C4424E">
      <w:pPr>
        <w:pStyle w:val="CommentText"/>
      </w:pPr>
      <w:r>
        <w:t>-There were two types of analyses:</w:t>
      </w:r>
    </w:p>
    <w:p w14:paraId="328BF54D" w14:textId="77777777" w:rsidR="00C4424E" w:rsidRDefault="00C4424E" w:rsidP="00C4424E">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3E4E6C15" w14:textId="77777777" w:rsidR="00C4424E" w:rsidRDefault="00C4424E" w:rsidP="00C4424E">
      <w:pPr>
        <w:pStyle w:val="CommentText"/>
      </w:pPr>
      <w:r>
        <w:tab/>
        <w:t xml:space="preserve">2. The second set of analyses consisted of additional models for specifically AB. These included (separate?) models assessing (i) effect of clutching material/restoration and (ii) effect of discharge. </w:t>
      </w:r>
    </w:p>
    <w:p w14:paraId="619524B0" w14:textId="77777777" w:rsidR="00C4424E" w:rsidRDefault="00C4424E" w:rsidP="00C4424E">
      <w:pPr>
        <w:pStyle w:val="CommentText"/>
      </w:pPr>
    </w:p>
    <w:p w14:paraId="31AD6395" w14:textId="77777777" w:rsidR="00C4424E" w:rsidRDefault="00C4424E" w:rsidP="00C4424E">
      <w:pPr>
        <w:pStyle w:val="CommentText"/>
      </w:pPr>
      <w:r>
        <w:t>#Yes, that’s pretty much how I did that.</w:t>
      </w:r>
    </w:p>
    <w:p w14:paraId="63D21754" w14:textId="77777777" w:rsidR="00C4424E" w:rsidRDefault="00C4424E" w:rsidP="00C4424E">
      <w:pPr>
        <w:pStyle w:val="CommentText"/>
      </w:pPr>
    </w:p>
    <w:p w14:paraId="0DD5E74E" w14:textId="77777777" w:rsidR="00C4424E" w:rsidRDefault="00C4424E" w:rsidP="00C4424E">
      <w:pPr>
        <w:pStyle w:val="CommentText"/>
      </w:pPr>
      <w:r>
        <w:t>Things that aren’t clear to me are at this point</w:t>
      </w:r>
    </w:p>
    <w:p w14:paraId="6217637D" w14:textId="77777777" w:rsidR="00C4424E" w:rsidRDefault="00C4424E" w:rsidP="00C4424E">
      <w:pPr>
        <w:pStyle w:val="CommentText"/>
      </w:pPr>
      <w:r>
        <w:t>-for the cultch analyses, did you only run one model (spat) or 3 (spat, seed, legal)?</w:t>
      </w:r>
    </w:p>
    <w:p w14:paraId="3650AF8B" w14:textId="77777777" w:rsidR="00C4424E" w:rsidRDefault="00C4424E" w:rsidP="00C4424E">
      <w:pPr>
        <w:pStyle w:val="CommentText"/>
      </w:pPr>
    </w:p>
    <w:p w14:paraId="506B2802" w14:textId="77777777" w:rsidR="00C4424E" w:rsidRDefault="00C4424E" w:rsidP="00C4424E">
      <w:pPr>
        <w:pStyle w:val="CommentText"/>
      </w:pPr>
      <w:r>
        <w:t>#the response variable is kg of cultch, so there are no live oysters inclued in the analyses of cultch.</w:t>
      </w:r>
    </w:p>
    <w:p w14:paraId="39EABDA0" w14:textId="77777777" w:rsidR="00C4424E" w:rsidRDefault="00C4424E" w:rsidP="00C4424E">
      <w:pPr>
        <w:pStyle w:val="CommentText"/>
      </w:pPr>
    </w:p>
    <w:p w14:paraId="7D79885A" w14:textId="77777777" w:rsidR="00C4424E" w:rsidRDefault="00C4424E" w:rsidP="00C4424E">
      <w:pPr>
        <w:pStyle w:val="CommentText"/>
      </w:pPr>
      <w:r>
        <w:t>-for flow, same question</w:t>
      </w:r>
    </w:p>
    <w:p w14:paraId="3A70CDBF" w14:textId="77777777" w:rsidR="00C4424E" w:rsidRDefault="00C4424E" w:rsidP="00C4424E">
      <w:pPr>
        <w:pStyle w:val="CommentText"/>
      </w:pPr>
    </w:p>
    <w:p w14:paraId="1491E557" w14:textId="77777777" w:rsidR="00C4424E" w:rsidRDefault="00C4424E" w:rsidP="00C4424E">
      <w:pPr>
        <w:pStyle w:val="CommentText"/>
      </w:pPr>
      <w:r>
        <w:t>#I just assessed spat counts in the river discharge model.</w:t>
      </w:r>
    </w:p>
  </w:comment>
  <w:comment w:id="8" w:author="Bill Pine" w:date="2022-03-13T13:05:00Z" w:initials="PB">
    <w:p w14:paraId="3C1802FD" w14:textId="77777777" w:rsidR="00C4424E" w:rsidRDefault="00C4424E" w:rsidP="00C4424E">
      <w:pPr>
        <w:pStyle w:val="CommentText"/>
      </w:pPr>
      <w:r>
        <w:rPr>
          <w:rStyle w:val="CommentReference"/>
        </w:rPr>
        <w:annotationRef/>
      </w:r>
    </w:p>
    <w:p w14:paraId="00376939"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68CC63DB" w14:textId="77777777" w:rsidR="00C4424E" w:rsidRDefault="00C4424E" w:rsidP="00C4424E">
      <w:pPr>
        <w:pStyle w:val="CommentText"/>
        <w:rPr>
          <w:color w:val="000000"/>
          <w:sz w:val="27"/>
          <w:szCs w:val="27"/>
          <w:shd w:val="clear" w:color="auto" w:fill="FFFFFF"/>
        </w:rPr>
      </w:pPr>
    </w:p>
    <w:p w14:paraId="041FB296"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4F12E72E" w14:textId="77777777" w:rsidR="00C4424E" w:rsidRDefault="00C4424E" w:rsidP="00C4424E">
      <w:pPr>
        <w:pStyle w:val="CommentText"/>
      </w:pPr>
    </w:p>
    <w:p w14:paraId="233B9C84" w14:textId="77777777" w:rsidR="00C4424E" w:rsidRDefault="00C4424E" w:rsidP="00C4424E">
      <w:pPr>
        <w:pStyle w:val="CommentText"/>
      </w:pPr>
      <w:r>
        <w:t>R Core Team (2021). R: A language and environment for statistical computing. R Foundation for Statistical Computing,</w:t>
      </w:r>
    </w:p>
    <w:p w14:paraId="40F02E66" w14:textId="77777777" w:rsidR="00C4424E" w:rsidRDefault="00C4424E" w:rsidP="00C4424E">
      <w:pPr>
        <w:pStyle w:val="CommentText"/>
      </w:pPr>
      <w:r>
        <w:t xml:space="preserve">  Vienna, Austria. URL https://www.R-project.org/.</w:t>
      </w:r>
    </w:p>
  </w:comment>
  <w:comment w:id="10" w:author="Bill Pine [2]" w:date="2022-06-20T18:08:00Z" w:initials="PB">
    <w:p w14:paraId="0C551269" w14:textId="3CAC67FF" w:rsidR="00A3601E" w:rsidRDefault="00A3601E" w:rsidP="00A3601E">
      <w:pPr>
        <w:pStyle w:val="CommentText"/>
      </w:pPr>
      <w:r>
        <w:rPr>
          <w:rStyle w:val="CommentReference"/>
        </w:rPr>
        <w:annotationRef/>
      </w:r>
      <w:r>
        <w:t xml:space="preserve">From Steve Geiger: </w:t>
      </w:r>
      <w:r>
        <w:t>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36B0022A" w14:textId="77777777" w:rsidR="00A3601E" w:rsidRDefault="00A3601E" w:rsidP="00A3601E">
      <w:pPr>
        <w:pStyle w:val="CommentText"/>
      </w:pPr>
    </w:p>
    <w:p w14:paraId="0FE3018D" w14:textId="194FCBB1" w:rsidR="00A3601E" w:rsidRDefault="00A3601E" w:rsidP="00A3601E">
      <w:pPr>
        <w:pStyle w:val="CommentText"/>
      </w:pPr>
      <w:r>
        <w:t>So why not model based on salinity?</w:t>
      </w:r>
    </w:p>
  </w:comment>
  <w:comment w:id="11" w:author="Bill Pine [3]" w:date="2022-06-20T18:08:00Z" w:initials="PB">
    <w:p w14:paraId="27B126FC" w14:textId="46D3FF14" w:rsidR="00A3601E" w:rsidRDefault="00A3601E">
      <w:pPr>
        <w:pStyle w:val="CommentText"/>
      </w:pPr>
      <w:r>
        <w:rPr>
          <w:rStyle w:val="CommentReference"/>
        </w:rPr>
        <w:annotationRef/>
      </w:r>
      <w:r>
        <w:t>Continuous salinity data are not available for these systems. The discharge at the dam in St. Andrew Bay is only a few hundred CFS.  I can’t find any additional data to work with.</w:t>
      </w:r>
    </w:p>
  </w:comment>
  <w:comment w:id="12" w:author="Bill Pine [4]" w:date="2022-06-20T18:09:00Z" w:initials="PB">
    <w:p w14:paraId="2F8233E4" w14:textId="310D7723" w:rsidR="00A3601E" w:rsidRDefault="00A3601E">
      <w:pPr>
        <w:pStyle w:val="CommentText"/>
      </w:pPr>
      <w:r>
        <w:rPr>
          <w:rStyle w:val="CommentReference"/>
        </w:rPr>
        <w:annotationRef/>
      </w:r>
    </w:p>
  </w:comment>
  <w:comment w:id="9"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3" w:author="Bill Pine" w:date="2022-04-02T11:47:00Z" w:initials="PB">
    <w:p w14:paraId="40263013" w14:textId="77777777" w:rsidR="00C4424E" w:rsidRDefault="00C4424E" w:rsidP="00C4424E">
      <w:pPr>
        <w:pStyle w:val="CommentText"/>
      </w:pPr>
      <w:r>
        <w:rPr>
          <w:rStyle w:val="CommentReference"/>
        </w:rPr>
        <w:annotationRef/>
      </w:r>
      <w:r w:rsidRPr="00FA276E">
        <w:t>https://nwfwater.com/Water-Resources/Surface-Water-Improvement-and-Management/St.-Andrew-Bay</w:t>
      </w:r>
    </w:p>
  </w:comment>
  <w:comment w:id="14" w:author="Bill Pine [5]" w:date="2022-06-20T18:40:00Z" w:initials="PB">
    <w:p w14:paraId="5E442701" w14:textId="3610524A" w:rsidR="00A3601E" w:rsidRDefault="00A3601E">
      <w:pPr>
        <w:pStyle w:val="CommentText"/>
      </w:pPr>
      <w:r>
        <w:rPr>
          <w:rStyle w:val="CommentReference"/>
        </w:rPr>
        <w:annotationRef/>
      </w:r>
      <w:r w:rsidRPr="00A3601E">
        <w:t>https://pubs.usgs.gov/sir/2006/5287/pdf/St.AndrewBay.pdf</w:t>
      </w:r>
    </w:p>
  </w:comment>
  <w:comment w:id="15" w:author="Bill Pine" w:date="2022-06-06T21:01:00Z" w:initials="PB">
    <w:p w14:paraId="140F139C" w14:textId="77777777" w:rsidR="00C4424E" w:rsidRDefault="00C4424E" w:rsidP="00C4424E">
      <w:pPr>
        <w:pStyle w:val="CommentText"/>
      </w:pPr>
      <w:r>
        <w:rPr>
          <w:rStyle w:val="CommentReference"/>
        </w:rPr>
        <w:annotationRef/>
      </w:r>
      <w:r>
        <w:t>Steve asked about including other thresholds. Such as 5000 CFS (minium release at JWLD).  We could do that, but I went with 12,000 CFS because that is what is being discussed within the ABSI river group for other thresholds.  I can add more if that is something people want to do.</w:t>
      </w:r>
    </w:p>
  </w:comment>
  <w:comment w:id="16" w:author="Bill Pine" w:date="2022-04-14T11:54:00Z" w:initials="PB">
    <w:p w14:paraId="216FFED2" w14:textId="77777777" w:rsidR="00C4424E" w:rsidRDefault="00C4424E" w:rsidP="00C4424E">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7" w:author="Bill Pine"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8" w:author="Bill Pine" w:date="2022-04-14T12:19:00Z" w:initials="PB">
    <w:p w14:paraId="7E001059" w14:textId="77777777" w:rsidR="00C4424E" w:rsidRDefault="00C4424E" w:rsidP="00C4424E">
      <w:pPr>
        <w:pStyle w:val="CommentText"/>
      </w:pPr>
      <w:r>
        <w:rPr>
          <w:rStyle w:val="CommentReference"/>
        </w:rPr>
        <w:annotationRef/>
      </w:r>
      <w:r>
        <w:t>make sure to include the river summary code in addition to the GLM code. Do we need to get a data release letter from FWC?</w:t>
      </w:r>
    </w:p>
  </w:comment>
  <w:comment w:id="20"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21" w:author="Bill Pine" w:date="2022-06-20T07:50:00Z" w:initials="PB">
    <w:p w14:paraId="6E1CA3C0" w14:textId="18D2CC38" w:rsidR="005D72D9" w:rsidRDefault="005D72D9">
      <w:pPr>
        <w:pStyle w:val="CommentText"/>
      </w:pPr>
      <w:r>
        <w:rPr>
          <w:rStyle w:val="CommentReference"/>
        </w:rPr>
        <w:annotationRef/>
      </w:r>
      <w:r>
        <w:t>Need to see if ggpredict is the mean or median</w:t>
      </w:r>
    </w:p>
  </w:comment>
  <w:comment w:id="22"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23" w:author="Bill Pine"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2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25" w:author="Bill Pine" w:date="2022-06-20T10:57:00Z" w:initials="PB">
    <w:p w14:paraId="6B3035A8" w14:textId="77777777" w:rsidR="004503F3" w:rsidRDefault="004503F3" w:rsidP="004503F3">
      <w:pPr>
        <w:pStyle w:val="CommentText"/>
      </w:pPr>
      <w:r>
        <w:rPr>
          <w:rStyle w:val="CommentReference"/>
        </w:rPr>
        <w:annotationRef/>
      </w:r>
      <w:r>
        <w:t>remember different R code for the three bays then then Apalach only. Three bays (where this comes from is 20220327_All_Bays_DEP_FWC</w:t>
      </w:r>
    </w:p>
  </w:comment>
  <w:comment w:id="26" w:author="Bill Pine" w:date="2022-06-20T08:10:00Z" w:initials="PB">
    <w:p w14:paraId="153291C4" w14:textId="2778D054" w:rsidR="005D72D9" w:rsidRDefault="005D72D9">
      <w:pPr>
        <w:pStyle w:val="CommentText"/>
      </w:pPr>
      <w:r>
        <w:rPr>
          <w:rStyle w:val="CommentReference"/>
        </w:rPr>
        <w:annotationRef/>
      </w:r>
      <w:r>
        <w:t>In this paragraph need to check the median vs. mean as predicted from ggpredict.  Make sure to correct all of these predicted to either be the median or mean.</w:t>
      </w:r>
    </w:p>
  </w:comment>
  <w:comment w:id="27"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28"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29" w:author="Bill Pine"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30"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31"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32" w:author="Bill Pine"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33"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34" w:author="Bill Pine" w:date="2022-06-06T07:00:00Z" w:initials="PB">
    <w:p w14:paraId="2C426D75" w14:textId="0AEFF630" w:rsidR="00A97D2E" w:rsidRDefault="00A97D2E">
      <w:pPr>
        <w:pStyle w:val="CommentText"/>
      </w:pPr>
      <w:r>
        <w:rPr>
          <w:rStyle w:val="CommentReference"/>
        </w:rPr>
        <w:annotationRef/>
      </w:r>
      <w:r>
        <w:t>Kimbro DL, White JW, Tillotson H, Cox N, Christopher M, Stokes-Cawley O, Yuan S, Pusack TJ, Stallings CD (2017) Local and regional stressors interact to drive a salinization-induced outbreak of predators on oyster reefs. Ecosphere 8:e01992. https://doi.org/10.1002/ecs2.1992</w:t>
      </w:r>
    </w:p>
  </w:comment>
  <w:comment w:id="35"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36"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7"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8"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39" w:author="Bill Pine"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40"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41"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42" w:author="Bill Pine" w:date="2022-06-06T05:39:00Z" w:initials="PB">
    <w:p w14:paraId="41E532E7" w14:textId="4F20689A" w:rsidR="00A3555C" w:rsidRDefault="00A3555C">
      <w:pPr>
        <w:pStyle w:val="CommentText"/>
      </w:pPr>
      <w:r>
        <w:rPr>
          <w:rStyle w:val="CommentReference"/>
        </w:rPr>
        <w:annotationRef/>
      </w:r>
      <w:r>
        <w:t>It is likely other encrusting organisms like barnacles that are leading to the increase in mass. That’s my guess.</w:t>
      </w:r>
    </w:p>
  </w:comment>
  <w:comment w:id="43"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44"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CB2D2" w15:done="0"/>
  <w15:commentEx w15:paraId="13CD72EA" w15:done="0"/>
  <w15:commentEx w15:paraId="26B32F43" w15:done="0"/>
  <w15:commentEx w15:paraId="5B8D403B" w15:done="0"/>
  <w15:commentEx w15:paraId="7F76603B" w15:done="0"/>
  <w15:commentEx w15:paraId="7B56BE14" w15:done="0"/>
  <w15:commentEx w15:paraId="1491E557" w15:done="0"/>
  <w15:commentEx w15:paraId="40F02E66" w15:done="0"/>
  <w15:commentEx w15:paraId="0FE3018D" w15:done="0"/>
  <w15:commentEx w15:paraId="27B126FC" w15:paraIdParent="0FE3018D" w15:done="0"/>
  <w15:commentEx w15:paraId="2F8233E4" w15:paraIdParent="0FE3018D" w15:done="0"/>
  <w15:commentEx w15:paraId="5930CC9B" w15:done="0"/>
  <w15:commentEx w15:paraId="40263013" w15:done="0"/>
  <w15:commentEx w15:paraId="5E442701" w15:done="0"/>
  <w15:commentEx w15:paraId="140F139C" w15:done="0"/>
  <w15:commentEx w15:paraId="216FFED2" w15:done="0"/>
  <w15:commentEx w15:paraId="608F8C23" w15:done="0"/>
  <w15:commentEx w15:paraId="7E001059" w15:done="0"/>
  <w15:commentEx w15:paraId="28932521" w15:done="0"/>
  <w15:commentEx w15:paraId="6E1CA3C0" w15:done="0"/>
  <w15:commentEx w15:paraId="06B1E39A" w15:done="0"/>
  <w15:commentEx w15:paraId="1502BE87" w15:paraIdParent="06B1E39A" w15:done="0"/>
  <w15:commentEx w15:paraId="5DD4A74E" w15:done="0"/>
  <w15:commentEx w15:paraId="6B3035A8" w15:done="0"/>
  <w15:commentEx w15:paraId="153291C4"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2C426D75" w15:done="0"/>
  <w15:commentEx w15:paraId="561DF8AB" w15:done="0"/>
  <w15:commentEx w15:paraId="16641BAE" w15:done="0"/>
  <w15:commentEx w15:paraId="4E5180A8"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1E86AD" w16cex:dateUtc="2022-05-05T21:23:00Z"/>
  <w16cex:commentExtensible w16cex:durableId="2648A0E5" w16cex:dateUtc="2022-06-06T19:51:00Z"/>
  <w16cex:commentExtensible w16cex:durableId="260771F8" w16cex:dateUtc="2022-04-18T09:13:00Z"/>
  <w16cex:commentExtensible w16cex:durableId="2648A367" w16cex:dateUtc="2022-06-06T20:01:00Z"/>
  <w16cex:commentExtensible w16cex:durableId="2648A532" w16cex:dateUtc="2022-06-06T20:09:00Z"/>
  <w16cex:commentExtensible w16cex:durableId="2648AC77" w16cex:dateUtc="2022-06-06T20:40:00Z"/>
  <w16cex:commentExtensible w16cex:durableId="2648EDE9" w16cex:dateUtc="2022-03-13T17:05:00Z"/>
  <w16cex:commentExtensible w16cex:durableId="265B3611" w16cex:dateUtc="2022-06-20T22:08:00Z"/>
  <w16cex:commentExtensible w16cex:durableId="265B361C" w16cex:dateUtc="2022-06-20T22:08:00Z"/>
  <w16cex:commentExtensible w16cex:durableId="265B365A" w16cex:dateUtc="2022-06-20T22:09:00Z"/>
  <w16cex:commentExtensible w16cex:durableId="2648EA44" w16cex:dateUtc="2022-06-07T01:04:00Z"/>
  <w16cex:commentExtensible w16cex:durableId="25F2B65F" w16cex:dateUtc="2022-04-02T15:47:00Z"/>
  <w16cex:commentExtensible w16cex:durableId="265B3DAD" w16cex:dateUtc="2022-06-20T22:40:00Z"/>
  <w16cex:commentExtensible w16cex:durableId="2648E9B5" w16cex:dateUtc="2022-06-07T01:01:00Z"/>
  <w16cex:commentExtensible w16cex:durableId="2648D846" w16cex:dateUtc="2022-04-14T15:54:00Z"/>
  <w16cex:commentExtensible w16cex:durableId="2648EAFD" w16cex:dateUtc="2022-06-07T01:07:00Z"/>
  <w16cex:commentExtensible w16cex:durableId="26028FB9" w16cex:dateUtc="2022-04-14T16:19:00Z"/>
  <w16cex:commentExtensible w16cex:durableId="261E856C" w16cex:dateUtc="2022-05-05T21:18:00Z"/>
  <w16cex:commentExtensible w16cex:durableId="265AA535" w16cex:dateUtc="2022-06-20T11:50: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D10E" w16cex:dateUtc="2022-06-20T14:57:00Z"/>
  <w16cex:commentExtensible w16cex:durableId="265AA9D8" w16cex:dateUtc="2022-06-20T12:10: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48247D" w16cex:dateUtc="2022-06-06T11:0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CB2D2" w16cid:durableId="25AD0F51"/>
  <w16cid:commentId w16cid:paraId="13CD72EA" w16cid:durableId="261E86AD"/>
  <w16cid:commentId w16cid:paraId="26B32F43" w16cid:durableId="2648A0E5"/>
  <w16cid:commentId w16cid:paraId="5B8D403B" w16cid:durableId="260771F8"/>
  <w16cid:commentId w16cid:paraId="7F76603B" w16cid:durableId="2648A367"/>
  <w16cid:commentId w16cid:paraId="7B56BE14" w16cid:durableId="2648A532"/>
  <w16cid:commentId w16cid:paraId="1491E557" w16cid:durableId="2648AC77"/>
  <w16cid:commentId w16cid:paraId="40F02E66" w16cid:durableId="2648EDE9"/>
  <w16cid:commentId w16cid:paraId="0FE3018D" w16cid:durableId="265B3611"/>
  <w16cid:commentId w16cid:paraId="27B126FC" w16cid:durableId="265B361C"/>
  <w16cid:commentId w16cid:paraId="2F8233E4" w16cid:durableId="265B365A"/>
  <w16cid:commentId w16cid:paraId="5930CC9B" w16cid:durableId="2648EA44"/>
  <w16cid:commentId w16cid:paraId="40263013" w16cid:durableId="25F2B65F"/>
  <w16cid:commentId w16cid:paraId="5E442701" w16cid:durableId="265B3DAD"/>
  <w16cid:commentId w16cid:paraId="140F139C" w16cid:durableId="2648E9B5"/>
  <w16cid:commentId w16cid:paraId="216FFED2" w16cid:durableId="2648D846"/>
  <w16cid:commentId w16cid:paraId="608F8C23" w16cid:durableId="2648EAFD"/>
  <w16cid:commentId w16cid:paraId="7E001059" w16cid:durableId="26028FB9"/>
  <w16cid:commentId w16cid:paraId="28932521" w16cid:durableId="261E856C"/>
  <w16cid:commentId w16cid:paraId="6E1CA3C0" w16cid:durableId="265AA535"/>
  <w16cid:commentId w16cid:paraId="06B1E39A" w16cid:durableId="261E873B"/>
  <w16cid:commentId w16cid:paraId="1502BE87" w16cid:durableId="264752B6"/>
  <w16cid:commentId w16cid:paraId="5DD4A74E" w16cid:durableId="261E87AF"/>
  <w16cid:commentId w16cid:paraId="6B3035A8" w16cid:durableId="265AD10E"/>
  <w16cid:commentId w16cid:paraId="153291C4" w16cid:durableId="265AA9D8"/>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2C426D75" w16cid:durableId="2648247D"/>
  <w16cid:commentId w16cid:paraId="561DF8AB" w16cid:durableId="260A4702"/>
  <w16cid:commentId w16cid:paraId="16641BAE" w16cid:durableId="260A4912"/>
  <w16cid:commentId w16cid:paraId="4E5180A8" w16cid:durableId="260A4A2D"/>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Fred Johnson">
    <w15:presenceInfo w15:providerId="Windows Live" w15:userId="714a929b59c93104"/>
  </w15:person>
  <w15:person w15:author="Bill Pine [2]">
    <w15:presenceInfo w15:providerId="AD" w15:userId="S::billpine@ufl.edu::484b8fee-3ec8-492f-a4e1-64cc3716f77d"/>
  </w15:person>
  <w15:person w15:author="Bill Pine [3]">
    <w15:presenceInfo w15:providerId="AD" w15:userId="S::billpine@ufl.edu::484b8fee-3ec8-492f-a4e1-64cc3716f77d"/>
  </w15:person>
  <w15:person w15:author="Bill Pine [4]">
    <w15:presenceInfo w15:providerId="AD" w15:userId="S::billpine@ufl.edu::484b8fee-3ec8-492f-a4e1-64cc3716f77d"/>
  </w15:person>
  <w15:person w15:author="Bill Pine [5]">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tqgFAP7rmVA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23A51"/>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1DD2"/>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503F3"/>
    <w:rsid w:val="0046010A"/>
    <w:rsid w:val="004602C6"/>
    <w:rsid w:val="00470B0E"/>
    <w:rsid w:val="0047701A"/>
    <w:rsid w:val="00491D49"/>
    <w:rsid w:val="004B1C07"/>
    <w:rsid w:val="004C6A14"/>
    <w:rsid w:val="004C78F0"/>
    <w:rsid w:val="004D0BDC"/>
    <w:rsid w:val="00501CA0"/>
    <w:rsid w:val="005020EB"/>
    <w:rsid w:val="00523BDE"/>
    <w:rsid w:val="00535AAD"/>
    <w:rsid w:val="00542603"/>
    <w:rsid w:val="00567FC0"/>
    <w:rsid w:val="005712EF"/>
    <w:rsid w:val="0057272B"/>
    <w:rsid w:val="0057340D"/>
    <w:rsid w:val="0057423D"/>
    <w:rsid w:val="005745F3"/>
    <w:rsid w:val="005809C9"/>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3601E"/>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30884"/>
    <w:rsid w:val="00C41D40"/>
    <w:rsid w:val="00C4424E"/>
    <w:rsid w:val="00C519CD"/>
    <w:rsid w:val="00C60143"/>
    <w:rsid w:val="00C6175A"/>
    <w:rsid w:val="00C752FF"/>
    <w:rsid w:val="00C97CF3"/>
    <w:rsid w:val="00CA2D5A"/>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33</Pages>
  <Words>8449</Words>
  <Characters>48165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27</cp:revision>
  <cp:lastPrinted>2022-04-29T18:52:00Z</cp:lastPrinted>
  <dcterms:created xsi:type="dcterms:W3CDTF">2022-06-05T15:05:00Z</dcterms:created>
  <dcterms:modified xsi:type="dcterms:W3CDTF">2022-06-20T22:45:00Z</dcterms:modified>
</cp:coreProperties>
</file>