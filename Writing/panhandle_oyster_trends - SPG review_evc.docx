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3A06CC3" w:rsidR="00A107F3" w:rsidRDefault="00A107F3" w:rsidP="0089381E">
      <w:pPr>
        <w:spacing w:after="0" w:line="360" w:lineRule="auto"/>
      </w:pPr>
      <w:r>
        <w:t>Oyster populations in large Florida estuaries that have collapsed are resistant to restoration using traditional methods – insights from ongoing efforts in multiple systems</w:t>
      </w:r>
    </w:p>
    <w:p w14:paraId="6EA0573F" w14:textId="01586581" w:rsidR="00162DA9" w:rsidRDefault="00162DA9" w:rsidP="0089381E">
      <w:pPr>
        <w:spacing w:after="0" w:line="360" w:lineRule="auto"/>
      </w:pPr>
    </w:p>
    <w:p w14:paraId="373AB106" w14:textId="7C5ACE35" w:rsidR="00567FC0" w:rsidRDefault="00567FC0" w:rsidP="00567FC0">
      <w:pPr>
        <w:spacing w:after="0" w:line="240" w:lineRule="auto"/>
        <w:rPr>
          <w:i/>
          <w:iCs/>
        </w:rPr>
      </w:pPr>
      <w:r>
        <w:rPr>
          <w:i/>
          <w:iCs/>
        </w:rPr>
        <w:t>#Authorship to be determined</w:t>
      </w:r>
      <w:r w:rsidR="00D23457">
        <w:rPr>
          <w:i/>
          <w:iCs/>
        </w:rPr>
        <w:t xml:space="preserve"> (DEP, FWC, UF, NFWF, </w:t>
      </w:r>
      <w:proofErr w:type="gramStart"/>
      <w:r w:rsidR="00D23457">
        <w:rPr>
          <w:i/>
          <w:iCs/>
        </w:rPr>
        <w:t>other ?</w:t>
      </w:r>
      <w:proofErr w:type="gramEnd"/>
      <w:r w:rsidR="00D23457">
        <w:rPr>
          <w:i/>
          <w:iCs/>
        </w:rPr>
        <w:t>)</w:t>
      </w:r>
    </w:p>
    <w:p w14:paraId="2D18930A" w14:textId="77777777" w:rsidR="00567FC0" w:rsidRDefault="00567FC0" w:rsidP="00567FC0">
      <w:pPr>
        <w:spacing w:after="0" w:line="240" w:lineRule="auto"/>
        <w:rPr>
          <w:i/>
          <w:iCs/>
        </w:rPr>
      </w:pPr>
    </w:p>
    <w:p w14:paraId="2C439A98" w14:textId="244D06A3" w:rsidR="00567FC0" w:rsidRPr="00567FC0" w:rsidRDefault="00567FC0" w:rsidP="00567FC0">
      <w:pPr>
        <w:spacing w:after="0" w:line="240"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89381E">
      <w:pPr>
        <w:spacing w:after="0" w:line="360" w:lineRule="auto"/>
      </w:pPr>
    </w:p>
    <w:p w14:paraId="7BC54837" w14:textId="17C45D5D" w:rsidR="003664CE" w:rsidRPr="000D6F06" w:rsidRDefault="000D6F06">
      <w:pPr>
        <w:spacing w:after="0" w:line="360" w:lineRule="auto"/>
        <w:jc w:val="center"/>
        <w:rPr>
          <w:b/>
          <w:bCs/>
          <w:rPrChange w:id="0" w:author="Geiger, Steve" w:date="2022-05-23T09:39:00Z">
            <w:rPr/>
          </w:rPrChange>
        </w:rPr>
        <w:pPrChange w:id="1" w:author="Geiger, Steve" w:date="2022-05-23T09:39:00Z">
          <w:pPr>
            <w:spacing w:after="0" w:line="360" w:lineRule="auto"/>
          </w:pPr>
        </w:pPrChange>
      </w:pPr>
      <w:r w:rsidRPr="000D6F06">
        <w:rPr>
          <w:b/>
          <w:bCs/>
          <w:i/>
          <w:iCs/>
          <w:rPrChange w:id="2" w:author="Geiger, Steve" w:date="2022-05-23T09:39:00Z">
            <w:rPr>
              <w:i/>
              <w:iCs/>
            </w:rPr>
          </w:rPrChange>
        </w:rPr>
        <w:t>ABSTRACT</w:t>
      </w:r>
    </w:p>
    <w:p w14:paraId="237A7CEE" w14:textId="77777777" w:rsidR="003664CE" w:rsidRDefault="003664CE" w:rsidP="0089381E">
      <w:pPr>
        <w:spacing w:after="0" w:line="360" w:lineRule="auto"/>
      </w:pPr>
    </w:p>
    <w:p w14:paraId="661E6E81" w14:textId="744B191C" w:rsidR="000D6F06" w:rsidRPr="000D6F06" w:rsidRDefault="000D6F06">
      <w:pPr>
        <w:spacing w:after="0" w:line="360" w:lineRule="auto"/>
        <w:jc w:val="center"/>
        <w:rPr>
          <w:ins w:id="3" w:author="Geiger, Steve" w:date="2022-05-23T09:39:00Z"/>
          <w:b/>
          <w:bCs/>
          <w:rPrChange w:id="4" w:author="Geiger, Steve" w:date="2022-05-23T09:39:00Z">
            <w:rPr>
              <w:ins w:id="5" w:author="Geiger, Steve" w:date="2022-05-23T09:39:00Z"/>
            </w:rPr>
          </w:rPrChange>
        </w:rPr>
        <w:pPrChange w:id="6" w:author="Geiger, Steve" w:date="2022-05-23T09:39:00Z">
          <w:pPr>
            <w:spacing w:after="0" w:line="360" w:lineRule="auto"/>
          </w:pPr>
        </w:pPrChange>
      </w:pPr>
      <w:r w:rsidRPr="000D6F06">
        <w:rPr>
          <w:b/>
          <w:bCs/>
          <w:i/>
          <w:iCs/>
          <w:rPrChange w:id="7" w:author="Geiger, Steve" w:date="2022-05-23T09:39:00Z">
            <w:rPr>
              <w:i/>
              <w:iCs/>
            </w:rPr>
          </w:rPrChange>
        </w:rPr>
        <w:t>INTRODUCTION</w:t>
      </w:r>
      <w:r w:rsidRPr="000D6F06">
        <w:rPr>
          <w:b/>
          <w:bCs/>
          <w:rPrChange w:id="8" w:author="Geiger, Steve" w:date="2022-05-23T09:39:00Z">
            <w:rPr/>
          </w:rPrChange>
        </w:rPr>
        <w:t xml:space="preserve"> </w:t>
      </w:r>
      <w:del w:id="9" w:author="Geiger, Steve" w:date="2022-05-23T09:39:00Z">
        <w:r w:rsidRPr="000D6F06" w:rsidDel="000D6F06">
          <w:rPr>
            <w:b/>
            <w:bCs/>
            <w:rPrChange w:id="10" w:author="Geiger, Steve" w:date="2022-05-23T09:39:00Z">
              <w:rPr/>
            </w:rPrChange>
          </w:rPr>
          <w:delText>-</w:delText>
        </w:r>
      </w:del>
      <w:ins w:id="11" w:author="Geiger, Steve" w:date="2022-05-23T09:39:00Z">
        <w:r w:rsidRPr="000D6F06">
          <w:rPr>
            <w:b/>
            <w:bCs/>
            <w:rPrChange w:id="12" w:author="Geiger, Steve" w:date="2022-05-23T09:39:00Z">
              <w:rPr/>
            </w:rPrChange>
          </w:rPr>
          <w:t>–</w:t>
        </w:r>
      </w:ins>
    </w:p>
    <w:p w14:paraId="7C545CEA" w14:textId="4D51D3D7" w:rsidR="009D442A" w:rsidRDefault="000142BB">
      <w:pPr>
        <w:spacing w:after="0" w:line="360" w:lineRule="auto"/>
        <w:ind w:firstLine="720"/>
        <w:pPrChange w:id="13" w:author="Geiger, Steve" w:date="2022-05-23T09:39:00Z">
          <w:pPr>
            <w:spacing w:after="0" w:line="360" w:lineRule="auto"/>
          </w:pPr>
        </w:pPrChange>
      </w:pPr>
      <w:del w:id="14" w:author="Geiger, Steve" w:date="2022-05-23T09:39:00Z">
        <w:r w:rsidRPr="000142BB" w:rsidDel="000D6F06">
          <w:delText xml:space="preserve"> </w:delText>
        </w:r>
      </w:del>
      <w:r w:rsidR="006D6B61">
        <w:t>Eastern oyster populations in the northern Gulf of Mexico are depressed from historic levels</w:t>
      </w:r>
      <w:r w:rsidR="0079387B">
        <w:t xml:space="preserve"> for reasons that are poorly understood</w:t>
      </w:r>
      <w:commentRangeStart w:id="15"/>
      <w:r w:rsidR="0079387B">
        <w:t xml:space="preserve">. Since 2010, </w:t>
      </w:r>
      <w:del w:id="16" w:author="Geiger, Steve" w:date="2022-05-23T09:42:00Z">
        <w:r w:rsidR="0079387B" w:rsidDel="001050C7">
          <w:delText xml:space="preserve">the </w:delText>
        </w:r>
      </w:del>
      <w:ins w:id="17" w:author="Geiger, Steve" w:date="2022-05-23T09:42:00Z">
        <w:r w:rsidR="001050C7">
          <w:t xml:space="preserve">all of the </w:t>
        </w:r>
        <w:proofErr w:type="gramStart"/>
        <w:r w:rsidR="001050C7">
          <w:t>Gu</w:t>
        </w:r>
        <w:r w:rsidR="003D66B0">
          <w:t xml:space="preserve">lf </w:t>
        </w:r>
        <w:r w:rsidR="001050C7">
          <w:t xml:space="preserve"> </w:t>
        </w:r>
      </w:ins>
      <w:r w:rsidR="0079387B">
        <w:t>states</w:t>
      </w:r>
      <w:proofErr w:type="gramEnd"/>
      <w:r w:rsidR="0079387B">
        <w:t xml:space="preserve"> </w:t>
      </w:r>
      <w:del w:id="18" w:author="Geiger, Steve" w:date="2022-05-23T09:42:00Z">
        <w:r w:rsidR="0079387B" w:rsidDel="003D66B0">
          <w:delText>of</w:delText>
        </w:r>
        <w:r w:rsidR="006D6B61" w:rsidDel="003D66B0">
          <w:delText xml:space="preserve"> Florida, Alabama, Mississippi, Louisiana, and Texas</w:delText>
        </w:r>
        <w:r w:rsidR="0079387B" w:rsidDel="003D66B0">
          <w:delText xml:space="preserve"> </w:delText>
        </w:r>
      </w:del>
      <w:r w:rsidR="0079387B">
        <w:t xml:space="preserve">have </w:t>
      </w:r>
      <w:del w:id="19" w:author="Geiger, Steve" w:date="2022-05-23T09:42:00Z">
        <w:r w:rsidR="0079387B" w:rsidDel="003D66B0">
          <w:delText xml:space="preserve">all </w:delText>
        </w:r>
      </w:del>
      <w:r w:rsidR="0079387B">
        <w:t xml:space="preserve">declared state or federal level </w:t>
      </w:r>
      <w:r w:rsidR="00F952AC">
        <w:t xml:space="preserve">oyster </w:t>
      </w:r>
      <w:r w:rsidR="0079387B">
        <w:t>fishery disasters</w:t>
      </w:r>
      <w:ins w:id="20" w:author="Geiger, Steve" w:date="2022-05-23T09:42:00Z">
        <w:r w:rsidR="003D66B0">
          <w:t xml:space="preserve">.  </w:t>
        </w:r>
      </w:ins>
      <w:ins w:id="21" w:author="Geiger, Steve" w:date="2022-05-23T09:43:00Z">
        <w:r w:rsidR="003D66B0">
          <w:t>Texas …</w:t>
        </w:r>
        <w:proofErr w:type="gramStart"/>
        <w:r w:rsidR="003D66B0">
          <w:t xml:space="preserve">cause  </w:t>
        </w:r>
        <w:r w:rsidR="00B452A8">
          <w:t>(</w:t>
        </w:r>
        <w:proofErr w:type="gramEnd"/>
        <w:r w:rsidR="00B452A8">
          <w:t xml:space="preserve">ref) .  Louisiana … cause, (ref).  </w:t>
        </w:r>
      </w:ins>
      <w:del w:id="22" w:author="Geiger, Steve" w:date="2022-05-23T09:42:00Z">
        <w:r w:rsidR="0079387B" w:rsidDel="003D66B0">
          <w:delText xml:space="preserve"> </w:delText>
        </w:r>
      </w:del>
      <w:commentRangeEnd w:id="15"/>
      <w:r w:rsidR="00D7367F">
        <w:rPr>
          <w:rStyle w:val="CommentReference"/>
        </w:rPr>
        <w:commentReference w:id="15"/>
      </w:r>
      <w:del w:id="23" w:author="Geiger, Steve" w:date="2022-05-23T09:44:00Z">
        <w:r w:rsidR="0070216B" w:rsidDel="00B452A8">
          <w:delText xml:space="preserve">citing reasons including </w:delText>
        </w:r>
        <w:r w:rsidR="0079387B" w:rsidDel="00B452A8">
          <w:delText>prolonged drought, intense rain events, or freshwater releases from water management structures (refs)</w:delText>
        </w:r>
        <w:r w:rsidR="00982007" w:rsidDel="00B452A8">
          <w:delText xml:space="preserve"> </w:delText>
        </w:r>
      </w:del>
      <w:del w:id="24" w:author="Geiger, Steve" w:date="2022-05-23T09:43:00Z">
        <w:r w:rsidR="00982007" w:rsidDel="00B452A8">
          <w:delText xml:space="preserve">and </w:delText>
        </w:r>
      </w:del>
      <w:r w:rsidR="00982007">
        <w:t xml:space="preserve">Florida </w:t>
      </w:r>
      <w:del w:id="25" w:author="Geiger, Steve" w:date="2022-05-23T09:43:00Z">
        <w:r w:rsidR="00982007" w:rsidDel="00B452A8">
          <w:delText xml:space="preserve">has </w:delText>
        </w:r>
      </w:del>
      <w:r w:rsidR="00982007">
        <w:t>engaged in litigation at the US Supreme Court level over oyster population collapse in Apalachicola Bay (ref).</w:t>
      </w:r>
      <w:r>
        <w:t xml:space="preserve">  </w:t>
      </w:r>
      <w:commentRangeStart w:id="26"/>
      <w:r>
        <w:t xml:space="preserve">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commentRangeEnd w:id="26"/>
      <w:r w:rsidR="001435DA">
        <w:rPr>
          <w:rStyle w:val="CommentReference"/>
        </w:rPr>
        <w:commentReference w:id="26"/>
      </w:r>
      <w:r w:rsidR="0079387B">
        <w:t xml:space="preserve">  Oyster populations in the Gulf of Mexico were also damaged by the sinking of the </w:t>
      </w:r>
      <w:r w:rsidR="0079387B">
        <w:rPr>
          <w:i/>
          <w:iCs/>
        </w:rPr>
        <w:t xml:space="preserve">Deepwater </w:t>
      </w:r>
      <w:commentRangeStart w:id="27"/>
      <w:r w:rsidR="0079387B">
        <w:rPr>
          <w:i/>
          <w:iCs/>
        </w:rPr>
        <w:t>Horizon</w:t>
      </w:r>
      <w:commentRangeEnd w:id="27"/>
      <w:r w:rsidR="00C02D67">
        <w:rPr>
          <w:rStyle w:val="CommentReference"/>
        </w:rPr>
        <w:commentReference w:id="27"/>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77F0F5CE"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w:t>
      </w:r>
      <w:del w:id="28" w:author="Geiger, Steve" w:date="2022-05-23T11:02:00Z">
        <w:r w:rsidR="00A84DB8" w:rsidDel="00D24471">
          <w:delText>(</w:delText>
        </w:r>
      </w:del>
      <w:ins w:id="29" w:author="Geiger, Steve" w:date="2022-05-23T11:02:00Z">
        <w:r w:rsidR="00D24471">
          <w:t xml:space="preserve">because </w:t>
        </w:r>
      </w:ins>
      <w:r w:rsidR="00A84DB8">
        <w:t>harvest removes shell stock</w:t>
      </w:r>
      <w:ins w:id="30" w:author="Geiger, Steve" w:date="2022-05-23T11:02:00Z">
        <w:r w:rsidR="00D24471">
          <w:t xml:space="preserve"> (</w:t>
        </w:r>
      </w:ins>
      <w:del w:id="31" w:author="Geiger, Steve" w:date="2022-05-23T11:02:00Z">
        <w:r w:rsidR="00A84DB8" w:rsidDel="00D24471">
          <w:delText xml:space="preserve">, </w:delText>
        </w:r>
      </w:del>
      <w:r w:rsidR="00A84DB8">
        <w:t>Pine et al. 2015)</w:t>
      </w:r>
      <w:r w:rsidR="0070216B">
        <w:t xml:space="preserve">. </w:t>
      </w:r>
      <w:ins w:id="32" w:author="Geiger, Steve" w:date="2022-05-23T11:03:00Z">
        <w:r w:rsidR="00D60FA6">
          <w:t>Naturally produced s</w:t>
        </w:r>
      </w:ins>
      <w:ins w:id="33" w:author="Geiger, Steve" w:date="2022-05-23T11:02:00Z">
        <w:r w:rsidR="00D24471">
          <w:t xml:space="preserve">hell </w:t>
        </w:r>
      </w:ins>
      <w:ins w:id="34" w:author="Geiger, Steve" w:date="2022-05-23T11:03:00Z">
        <w:r w:rsidR="006D7A93">
          <w:t xml:space="preserve">also </w:t>
        </w:r>
      </w:ins>
      <w:ins w:id="35" w:author="Geiger, Steve" w:date="2022-05-23T11:02:00Z">
        <w:r w:rsidR="00D24471">
          <w:t>degrades over time</w:t>
        </w:r>
      </w:ins>
      <w:ins w:id="36" w:author="Geiger, Steve" w:date="2022-05-23T11:03:00Z">
        <w:r w:rsidR="006D7A93">
          <w:t xml:space="preserve"> </w:t>
        </w:r>
      </w:ins>
      <w:ins w:id="37" w:author="Geiger, Steve" w:date="2022-05-23T11:04:00Z">
        <w:r w:rsidR="006D7A93">
          <w:t>and</w:t>
        </w:r>
      </w:ins>
      <w:ins w:id="38" w:author="Geiger, Steve" w:date="2022-05-23T11:03:00Z">
        <w:r w:rsidR="00D60FA6">
          <w:t xml:space="preserve"> shell may be displaced form the reef during culling</w:t>
        </w:r>
      </w:ins>
      <w:ins w:id="39" w:author="Geiger, Steve" w:date="2022-05-23T11:04:00Z">
        <w:r w:rsidR="006D7A93">
          <w:t xml:space="preserve"> when the harvester’s boat drifts away from the harvest reef</w:t>
        </w:r>
      </w:ins>
      <w:ins w:id="40" w:author="Geiger, Steve" w:date="2022-05-23T11:03:00Z">
        <w:r w:rsidR="006D7A93">
          <w:t xml:space="preserve">. </w:t>
        </w:r>
      </w:ins>
      <w:r w:rsidR="0070216B">
        <w:t xml:space="preserve"> </w:t>
      </w:r>
      <w:del w:id="41" w:author="Geiger, Steve" w:date="2022-05-23T11:04:00Z">
        <w:r w:rsidR="0070216B" w:rsidDel="006D7A93">
          <w:delText>This is done</w:delText>
        </w:r>
        <w:r w:rsidR="009D442A" w:rsidDel="006D7A93">
          <w:delText xml:space="preserve"> by</w:delText>
        </w:r>
      </w:del>
      <w:ins w:id="42" w:author="Geiger, Steve" w:date="2022-05-23T11:04:00Z">
        <w:r w:rsidR="006D7A93">
          <w:t>Restoration</w:t>
        </w:r>
      </w:ins>
      <w:r w:rsidR="009D442A">
        <w:t xml:space="preserve"> provid</w:t>
      </w:r>
      <w:del w:id="43" w:author="Geiger, Steve" w:date="2022-05-23T11:04:00Z">
        <w:r w:rsidR="009D442A" w:rsidDel="006D7A93">
          <w:delText>i</w:delText>
        </w:r>
      </w:del>
      <w:del w:id="44" w:author="Geiger, Steve" w:date="2022-05-23T11:05:00Z">
        <w:r w:rsidR="009D442A" w:rsidDel="006D7A93">
          <w:delText>ng</w:delText>
        </w:r>
      </w:del>
      <w:ins w:id="45" w:author="Geiger, Steve" w:date="2022-05-23T11:05:00Z">
        <w:r w:rsidR="006D7A93">
          <w:t>es</w:t>
        </w:r>
      </w:ins>
      <w:r w:rsidR="005A3CBE">
        <w:t xml:space="preserve"> material</w:t>
      </w:r>
      <w:r w:rsidR="0070216B">
        <w:t xml:space="preserve"> from outside of the system of </w:t>
      </w:r>
      <w:del w:id="46" w:author="Geiger, Steve" w:date="2022-05-23T11:03:00Z">
        <w:r w:rsidR="0070216B" w:rsidDel="00D60FA6">
          <w:delText>management interest</w:delText>
        </w:r>
        <w:r w:rsidR="005A3CBE" w:rsidDel="00D60FA6">
          <w:delText xml:space="preserve"> to replace degraded</w:delText>
        </w:r>
        <w:r w:rsidR="005F53CF" w:rsidDel="00D60FA6">
          <w:delText xml:space="preserve"> (</w:delText>
        </w:r>
        <w:r w:rsidR="0070216B" w:rsidDel="00D60FA6">
          <w:delText xml:space="preserve">but </w:delText>
        </w:r>
        <w:r w:rsidR="005F53CF" w:rsidDel="00D60FA6">
          <w:delText>nat</w:delText>
        </w:r>
        <w:r w:rsidR="0070216B" w:rsidDel="00D60FA6">
          <w:delText>ively created</w:delText>
        </w:r>
        <w:r w:rsidR="005F53CF" w:rsidDel="00D60FA6">
          <w:delText>)</w:delText>
        </w:r>
        <w:r w:rsidR="005A3CBE" w:rsidDel="00D60FA6">
          <w:delText xml:space="preserve">, </w:delText>
        </w:r>
      </w:del>
      <w:del w:id="47" w:author="Geiger, Steve" w:date="2022-05-23T11:04:00Z">
        <w:r w:rsidR="005A3CBE" w:rsidDel="006D7A93">
          <w:delText>displaced (from culling during harvest) or removed (from harvest)</w:delText>
        </w:r>
      </w:del>
      <w:del w:id="48" w:author="Geiger, Steve" w:date="2022-05-23T11:05:00Z">
        <w:r w:rsidR="005A3CBE" w:rsidDel="006D7A93">
          <w:delText xml:space="preserve"> cultch</w:delText>
        </w:r>
      </w:del>
      <w:r w:rsidR="009D442A">
        <w:t xml:space="preserve"> </w:t>
      </w:r>
      <w:ins w:id="49" w:author="Geiger, Steve" w:date="2022-05-23T11:05:00Z">
        <w:r w:rsidR="006D7A93">
          <w:t xml:space="preserve">and is </w:t>
        </w:r>
        <w:r w:rsidR="004D1C85">
          <w:t xml:space="preserve">intended </w:t>
        </w:r>
      </w:ins>
      <w:r w:rsidR="009D442A">
        <w:t>to mimic</w:t>
      </w:r>
      <w:r w:rsidR="00F952AC">
        <w:t xml:space="preserve"> natural oyster cultch</w:t>
      </w:r>
      <w:del w:id="50" w:author="Geiger, Steve" w:date="2022-05-23T11:05:00Z">
        <w:r w:rsidR="00A84DB8" w:rsidDel="004D1C85">
          <w:delText>;</w:delText>
        </w:r>
        <w:r w:rsidR="00F952AC" w:rsidDel="004D1C85">
          <w:delText xml:space="preserve"> </w:delText>
        </w:r>
      </w:del>
      <w:ins w:id="51" w:author="Geiger, Steve" w:date="2022-05-23T11:05:00Z">
        <w:r w:rsidR="004D1C85">
          <w:t xml:space="preserve">, </w:t>
        </w:r>
      </w:ins>
      <w:r w:rsidR="00F952AC">
        <w:t>a complex matrix of living and dead</w:t>
      </w:r>
      <w:r w:rsidR="00982007">
        <w:t xml:space="preserve"> material where oyster larvae settle and grow</w:t>
      </w:r>
      <w:ins w:id="52" w:author="Geiger, Steve" w:date="2022-05-23T11:05:00Z">
        <w:r w:rsidR="004D1C85">
          <w:t xml:space="preserve">, </w:t>
        </w:r>
        <w:r w:rsidR="004D1C85">
          <w:lastRenderedPageBreak/>
          <w:t>but may not have comparabl</w:t>
        </w:r>
      </w:ins>
      <w:ins w:id="53" w:author="Geiger, Steve" w:date="2022-05-23T11:06:00Z">
        <w:r w:rsidR="004D1C85">
          <w:t>e characteristics (REF?)</w:t>
        </w:r>
      </w:ins>
      <w:r w:rsidR="00982007">
        <w:t>.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217B18A0" w:rsidR="00BC7150" w:rsidRDefault="00C752FF" w:rsidP="009D442A">
      <w:pPr>
        <w:spacing w:after="0" w:line="360" w:lineRule="auto"/>
        <w:ind w:firstLine="720"/>
      </w:pPr>
      <w:commentRangeStart w:id="54"/>
      <w:r>
        <w:t xml:space="preserve">We </w:t>
      </w:r>
      <w:del w:id="55" w:author="Camp, Ed" w:date="2022-05-29T14:46:00Z">
        <w:r w:rsidR="00853094" w:rsidDel="008C1D20">
          <w:delText xml:space="preserve">used </w:delText>
        </w:r>
      </w:del>
      <w:ins w:id="56" w:author="Camp, Ed" w:date="2022-05-29T14:46:00Z">
        <w:r w:rsidR="008C1D20">
          <w:t>assessed</w:t>
        </w:r>
        <w:r w:rsidR="008C1D20">
          <w:t xml:space="preserve"> </w:t>
        </w:r>
      </w:ins>
      <w:r w:rsidR="00853094">
        <w:t>opportunistic sampling</w:t>
      </w:r>
      <w:r>
        <w:t xml:space="preserve"> from ongoing and recently completed </w:t>
      </w:r>
      <w:commentRangeStart w:id="57"/>
      <w:del w:id="58" w:author="Camp, Ed" w:date="2022-05-29T14:47:00Z">
        <w:r w:rsidR="00BC7150" w:rsidDel="008C1D20">
          <w:delText>efforts to shift oyster populations from undesired to desired states through</w:delText>
        </w:r>
        <w:commentRangeEnd w:id="57"/>
        <w:r w:rsidR="008C1D20" w:rsidDel="008C1D20">
          <w:rPr>
            <w:rStyle w:val="CommentReference"/>
          </w:rPr>
          <w:commentReference w:id="57"/>
        </w:r>
        <w:r w:rsidR="00BC7150" w:rsidDel="008C1D20">
          <w:delText xml:space="preserve"> </w:delText>
        </w:r>
      </w:del>
      <w:r>
        <w:t>restoration</w:t>
      </w:r>
      <w:r w:rsidR="00BC7150">
        <w:t xml:space="preserve"> </w:t>
      </w:r>
      <w:ins w:id="59" w:author="Camp, Ed" w:date="2022-05-29T14:47:00Z">
        <w:r w:rsidR="008C1D20">
          <w:t xml:space="preserve">projects, and long-term monitoring of fisheries dependent and </w:t>
        </w:r>
        <w:commentRangeStart w:id="60"/>
        <w:r w:rsidR="008C1D20">
          <w:t>indepen</w:t>
        </w:r>
      </w:ins>
      <w:ins w:id="61" w:author="Camp, Ed" w:date="2022-05-29T14:48:00Z">
        <w:r w:rsidR="008C1D20">
          <w:t xml:space="preserve">dent </w:t>
        </w:r>
        <w:commentRangeEnd w:id="60"/>
        <w:r w:rsidR="008C1D20">
          <w:rPr>
            <w:rStyle w:val="CommentReference"/>
          </w:rPr>
          <w:commentReference w:id="60"/>
        </w:r>
      </w:ins>
      <w:del w:id="62" w:author="Camp, Ed" w:date="2022-05-29T14:48:00Z">
        <w:r w:rsidR="00BC7150" w:rsidDel="008C1D20">
          <w:delText>and fishery closure</w:delText>
        </w:r>
        <w:r w:rsidDel="008C1D20">
          <w:delText xml:space="preserve"> </w:delText>
        </w:r>
      </w:del>
      <w:r>
        <w:t xml:space="preserve">projects in estuaries in the northern </w:t>
      </w:r>
      <w:commentRangeStart w:id="63"/>
      <w:r>
        <w:t>Gulf of Mexico</w:t>
      </w:r>
      <w:commentRangeEnd w:id="63"/>
      <w:r w:rsidR="008C1D20">
        <w:rPr>
          <w:rStyle w:val="CommentReference"/>
        </w:rPr>
        <w:commentReference w:id="63"/>
      </w:r>
      <w:commentRangeEnd w:id="54"/>
      <w:r w:rsidR="008C1D20">
        <w:rPr>
          <w:rStyle w:val="CommentReference"/>
        </w:rPr>
        <w:commentReference w:id="54"/>
      </w:r>
      <w:r w:rsidR="00BC7150">
        <w:t>.</w:t>
      </w:r>
      <w:r w:rsidR="005A3CBE">
        <w:t xml:space="preserve">  </w:t>
      </w:r>
      <w:commentRangeStart w:id="64"/>
      <w:r w:rsidR="005A3CBE">
        <w:t xml:space="preserve">Many </w:t>
      </w:r>
      <w:commentRangeEnd w:id="64"/>
      <w:r w:rsidR="008C1D20">
        <w:rPr>
          <w:rStyle w:val="CommentReference"/>
        </w:rPr>
        <w:commentReference w:id="64"/>
      </w:r>
      <w:r w:rsidR="005A3CBE">
        <w:t>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7C2B1120" w:rsidR="00DE5BDD" w:rsidRDefault="00523BDE" w:rsidP="00DE5BDD">
      <w:pPr>
        <w:spacing w:after="0" w:line="360" w:lineRule="auto"/>
      </w:pPr>
      <w:r w:rsidRPr="004D1C85">
        <w:rPr>
          <w:b/>
          <w:bCs/>
          <w:u w:val="single"/>
          <w:rPrChange w:id="65" w:author="Geiger, Steve" w:date="2022-05-23T11:06:00Z">
            <w:rPr>
              <w:u w:val="single"/>
            </w:rPr>
          </w:rPrChange>
        </w:rPr>
        <w:t>Site description</w:t>
      </w:r>
      <w:r w:rsidR="00DE5BDD" w:rsidRPr="000142BB">
        <w:t xml:space="preserve"> </w:t>
      </w:r>
      <w:r w:rsidR="00A0523A">
        <w:t>–</w:t>
      </w:r>
      <w:r w:rsidR="00DE5BDD" w:rsidRPr="000142BB">
        <w:t xml:space="preserve"> </w:t>
      </w:r>
      <w:del w:id="66" w:author="Geiger, Steve" w:date="2022-05-23T11:07:00Z">
        <w:r w:rsidR="00A0523A" w:rsidDel="0087752D">
          <w:delText>We assessed trends in o</w:delText>
        </w:r>
      </w:del>
      <w:ins w:id="67" w:author="Geiger, Steve" w:date="2022-05-23T11:07:00Z">
        <w:r w:rsidR="0087752D">
          <w:t>O</w:t>
        </w:r>
      </w:ins>
      <w:r w:rsidR="00A0523A">
        <w:t>yster population</w:t>
      </w:r>
      <w:ins w:id="68" w:author="Geiger, Steve" w:date="2022-05-23T11:08:00Z">
        <w:r w:rsidR="0087752D">
          <w:t xml:space="preserve"> trend</w:t>
        </w:r>
      </w:ins>
      <w:r w:rsidR="00A0523A">
        <w:t xml:space="preserve">s </w:t>
      </w:r>
      <w:ins w:id="69" w:author="Geiger, Steve" w:date="2022-05-23T11:08:00Z">
        <w:r w:rsidR="0087752D">
          <w:t xml:space="preserve">were assessed </w:t>
        </w:r>
      </w:ins>
      <w:r w:rsidR="00A0523A">
        <w:t>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w:t>
      </w:r>
      <w:del w:id="70" w:author="Geiger, Steve" w:date="2022-05-23T11:22:00Z">
        <w:r w:rsidR="001F102B" w:rsidDel="00342AA2">
          <w:delText xml:space="preserve">XYZ </w:delText>
        </w:r>
      </w:del>
      <w:proofErr w:type="gramStart"/>
      <w:ins w:id="71" w:author="Geiger, Steve" w:date="2022-05-23T11:22:00Z">
        <w:r w:rsidR="00342AA2">
          <w:t>43</w:t>
        </w:r>
      </w:ins>
      <w:ins w:id="72" w:author="Geiger, Steve" w:date="2022-05-23T11:23:00Z">
        <w:r w:rsidR="00342AA2">
          <w:t xml:space="preserve">7,000 </w:t>
        </w:r>
      </w:ins>
      <w:ins w:id="73" w:author="Geiger, Steve" w:date="2022-05-23T11:22:00Z">
        <w:r w:rsidR="00342AA2">
          <w:t xml:space="preserve"> </w:t>
        </w:r>
      </w:ins>
      <w:r w:rsidR="001F102B">
        <w:t>acres</w:t>
      </w:r>
      <w:proofErr w:type="gramEnd"/>
      <w:ins w:id="74" w:author="Geiger, Steve" w:date="2022-05-23T11:23:00Z">
        <w:r w:rsidR="00342AA2">
          <w:t xml:space="preserve"> (</w:t>
        </w:r>
      </w:ins>
      <w:commentRangeStart w:id="75"/>
      <w:ins w:id="76" w:author="Geiger, Steve" w:date="2022-05-23T11:24:00Z">
        <w:r w:rsidR="006E2059">
          <w:t xml:space="preserve">Comp &amp; </w:t>
        </w:r>
      </w:ins>
      <w:ins w:id="77" w:author="Geiger, Steve" w:date="2022-05-23T11:23:00Z">
        <w:r w:rsidR="00AE7D5B">
          <w:t>Seaman 1988)</w:t>
        </w:r>
      </w:ins>
      <w:r w:rsidR="001F102B">
        <w:t xml:space="preserve">.  </w:t>
      </w:r>
      <w:commentRangeEnd w:id="75"/>
      <w:r w:rsidR="00BA3DA3">
        <w:rPr>
          <w:rStyle w:val="CommentReference"/>
        </w:rPr>
        <w:commentReference w:id="75"/>
      </w:r>
      <w:r w:rsidR="001F102B">
        <w:t>Reported oyster landings and trips for Eas</w:t>
      </w:r>
      <w:r w:rsidR="00811E90">
        <w:t>t</w:t>
      </w:r>
      <w:r w:rsidR="001F102B">
        <w:t xml:space="preserve"> Bay are not </w:t>
      </w:r>
      <w:proofErr w:type="gramStart"/>
      <w:r w:rsidR="001F102B">
        <w:t>available, but</w:t>
      </w:r>
      <w:proofErr w:type="gramEnd"/>
      <w:r w:rsidR="001F102B">
        <w:t xml:space="preserve"> </w:t>
      </w:r>
      <w:ins w:id="78" w:author="Camp, Ed" w:date="2022-05-29T14:51:00Z">
        <w:r w:rsidR="008C1D20">
          <w:t xml:space="preserve">are available </w:t>
        </w:r>
      </w:ins>
      <w:r w:rsidR="001F102B">
        <w:t xml:space="preserve">for </w:t>
      </w:r>
      <w:del w:id="79" w:author="Geiger, Steve" w:date="2022-05-23T11:27:00Z">
        <w:r w:rsidR="001F102B" w:rsidDel="00F33E0B">
          <w:delText>the counties</w:delText>
        </w:r>
      </w:del>
      <w:ins w:id="80" w:author="Geiger, Steve" w:date="2022-05-23T11:27:00Z">
        <w:r w:rsidR="00F33E0B">
          <w:t>Bay County</w:t>
        </w:r>
        <w:r w:rsidR="00EB45A7">
          <w:t xml:space="preserve"> where </w:t>
        </w:r>
      </w:ins>
      <w:del w:id="81" w:author="Geiger, Steve" w:date="2022-05-23T11:27:00Z">
        <w:r w:rsidR="001F102B" w:rsidDel="00EB45A7">
          <w:delText xml:space="preserve"> comprising </w:delText>
        </w:r>
      </w:del>
      <w:r w:rsidR="001F102B">
        <w:t xml:space="preserve">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w:t>
      </w:r>
      <w:ins w:id="82" w:author="Geiger, Steve" w:date="2022-05-23T11:27:00Z">
        <w:r w:rsidR="00D05E34">
          <w:t xml:space="preserve"> of ~ </w:t>
        </w:r>
      </w:ins>
      <w:ins w:id="83" w:author="Geiger, Steve" w:date="2022-05-23T11:28:00Z">
        <w:r w:rsidR="00D05E34">
          <w:t xml:space="preserve">860,000 acres </w:t>
        </w:r>
      </w:ins>
      <w:del w:id="84" w:author="Geiger, Steve" w:date="2022-05-23T11:28:00Z">
        <w:r w:rsidDel="00D05E34">
          <w:delText xml:space="preserve"> </w:delText>
        </w:r>
      </w:del>
      <w:r>
        <w:t>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3E9ABF8E" w:rsidR="0031185A" w:rsidRDefault="0031185A" w:rsidP="00DE5BDD">
      <w:pPr>
        <w:spacing w:after="0" w:line="360" w:lineRule="auto"/>
      </w:pPr>
      <w:r w:rsidRPr="00A2283D">
        <w:rPr>
          <w:u w:val="single"/>
        </w:rPr>
        <w:t>Management actions</w:t>
      </w:r>
      <w:r w:rsidRPr="000142BB">
        <w:t xml:space="preserve"> </w:t>
      </w:r>
      <w:r>
        <w:t>– Cultch material was dep</w:t>
      </w:r>
      <w:r w:rsidR="00691675">
        <w:t xml:space="preserve">osited in each bay in phases by individual state management agencies (Florida Department of Environmental Protection, DEP; Florida Fish and Wildlife </w:t>
      </w:r>
      <w:r w:rsidR="00691675">
        <w:lastRenderedPageBreak/>
        <w:t>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w:t>
      </w:r>
      <w:del w:id="85" w:author="Geiger, Steve" w:date="2022-05-23T11:29:00Z">
        <w:r w:rsidR="00C20968" w:rsidDel="00183A72">
          <w:delText>s</w:delText>
        </w:r>
      </w:del>
      <w:r w:rsidR="00C20968">
        <w:t xml:space="preserve">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w:t>
      </w:r>
      <w:proofErr w:type="spellStart"/>
      <w:r w:rsidR="0064356D">
        <w:t>cards</w:t>
      </w:r>
      <w:proofErr w:type="spellEnd"/>
      <w:r w:rsidR="0064356D">
        <w:t xml:space="preserve">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bookmarkStart w:id="86" w:name="_Hlk104728909"/>
      <w:r>
        <w:t xml:space="preserve">Table 1.  Summary of deployment </w:t>
      </w:r>
      <w:commentRangeStart w:id="87"/>
      <w:r>
        <w:t>date</w:t>
      </w:r>
      <w:commentRangeEnd w:id="87"/>
      <w:r w:rsidR="00776A6D">
        <w:rPr>
          <w:rStyle w:val="CommentReference"/>
        </w:rPr>
        <w:commentReference w:id="87"/>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0"/>
        <w:gridCol w:w="1345"/>
        <w:gridCol w:w="940"/>
        <w:gridCol w:w="950"/>
        <w:gridCol w:w="1158"/>
        <w:gridCol w:w="1288"/>
        <w:gridCol w:w="780"/>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6E4EB739" w:rsidR="002720C8" w:rsidRDefault="009135B9" w:rsidP="00EC4EBE">
            <w:ins w:id="88" w:author="Geiger, Steve" w:date="2022-05-23T11:35:00Z">
              <w:r>
                <w:t>9,600</w:t>
              </w:r>
            </w:ins>
          </w:p>
        </w:tc>
        <w:tc>
          <w:tcPr>
            <w:tcW w:w="1197" w:type="dxa"/>
          </w:tcPr>
          <w:p w14:paraId="12E8A314" w14:textId="76AD1891" w:rsidR="002720C8" w:rsidRDefault="00885A8A" w:rsidP="00EC4EBE">
            <w:ins w:id="89" w:author="Geiger, Steve" w:date="2022-05-23T11:39:00Z">
              <w:r>
                <w:t>3</w:t>
              </w:r>
            </w:ins>
          </w:p>
        </w:tc>
        <w:tc>
          <w:tcPr>
            <w:tcW w:w="1197" w:type="dxa"/>
          </w:tcPr>
          <w:p w14:paraId="01C4E4A6" w14:textId="0E253809" w:rsidR="002720C8" w:rsidRDefault="007A7C68" w:rsidP="00EC4EBE">
            <w:r>
              <w:t>300?</w:t>
            </w:r>
          </w:p>
        </w:tc>
      </w:tr>
      <w:bookmarkEnd w:id="86"/>
    </w:tbl>
    <w:p w14:paraId="1ACAE70C" w14:textId="750E740C" w:rsidR="0057423D" w:rsidRDefault="0057423D" w:rsidP="00DE5BDD">
      <w:pPr>
        <w:spacing w:after="0" w:line="360" w:lineRule="auto"/>
      </w:pPr>
    </w:p>
    <w:p w14:paraId="1665561F" w14:textId="19562287" w:rsidR="000F1A4E" w:rsidRPr="00885A8A" w:rsidRDefault="000F1A4E" w:rsidP="00DE5BDD">
      <w:pPr>
        <w:spacing w:after="0" w:line="360" w:lineRule="auto"/>
        <w:rPr>
          <w:b/>
          <w:bCs/>
          <w:rPrChange w:id="90" w:author="Geiger, Steve" w:date="2022-05-23T11:39:00Z">
            <w:rPr/>
          </w:rPrChange>
        </w:rPr>
      </w:pPr>
      <w:r w:rsidRPr="00885A8A">
        <w:rPr>
          <w:b/>
          <w:bCs/>
          <w:i/>
          <w:iCs/>
          <w:rPrChange w:id="91" w:author="Geiger, Steve" w:date="2022-05-23T11:39:00Z">
            <w:rPr>
              <w:i/>
              <w:iCs/>
            </w:rPr>
          </w:rPrChange>
        </w:rPr>
        <w:t>Methods</w:t>
      </w:r>
    </w:p>
    <w:p w14:paraId="435BBE5A" w14:textId="530B4146" w:rsidR="001836A5" w:rsidRDefault="005745F3" w:rsidP="00ED11FF">
      <w:pPr>
        <w:spacing w:after="0" w:line="360" w:lineRule="auto"/>
      </w:pPr>
      <w:r w:rsidRPr="002626DF">
        <w:rPr>
          <w:u w:val="single"/>
        </w:rPr>
        <w:lastRenderedPageBreak/>
        <w:t>Fisheries dependent data</w:t>
      </w:r>
      <w:r w:rsidR="001836A5">
        <w:t xml:space="preserve"> </w:t>
      </w:r>
      <w:r w:rsidR="001836A5" w:rsidRPr="000142BB">
        <w:t>–</w:t>
      </w:r>
      <w:r w:rsidR="001836A5">
        <w:t xml:space="preserve"> </w:t>
      </w:r>
      <w:del w:id="92" w:author="Geiger, Steve" w:date="2022-05-23T13:56:00Z">
        <w:r w:rsidR="001836A5" w:rsidDel="002328BF">
          <w:delText>We summarized c</w:delText>
        </w:r>
      </w:del>
      <w:ins w:id="93" w:author="Geiger, Steve" w:date="2022-05-23T13:56:00Z">
        <w:r w:rsidR="002328BF">
          <w:t>C</w:t>
        </w:r>
      </w:ins>
      <w:r w:rsidR="001836A5">
        <w:t>ommercial fisheries landings data for each of the three bays from Florida Fish and Wildlife Conservation Commission public database</w:t>
      </w:r>
      <w:ins w:id="94" w:author="Geiger, Steve" w:date="2022-05-23T13:56:00Z">
        <w:r w:rsidR="002328BF">
          <w:t xml:space="preserve"> were </w:t>
        </w:r>
      </w:ins>
      <w:ins w:id="95" w:author="Geiger, Steve" w:date="2022-05-23T13:57:00Z">
        <w:r w:rsidR="00C9637E">
          <w:t>summarized</w:t>
        </w:r>
      </w:ins>
      <w:r w:rsidR="001836A5">
        <w:t xml:space="preserve">.  For each bay </w:t>
      </w:r>
      <w:del w:id="96" w:author="Geiger, Steve" w:date="2022-05-23T13:57:00Z">
        <w:r w:rsidR="001836A5" w:rsidDel="00C9637E">
          <w:delText xml:space="preserve">we summed </w:delText>
        </w:r>
      </w:del>
      <w:r w:rsidR="001836A5">
        <w:t xml:space="preserve">the landings and trips </w:t>
      </w:r>
      <w:ins w:id="97" w:author="Geiger, Steve" w:date="2022-05-23T13:57:00Z">
        <w:r w:rsidR="00C9637E">
          <w:t xml:space="preserve">were summed </w:t>
        </w:r>
      </w:ins>
      <w:r w:rsidR="001836A5">
        <w:t>by county surrounding the bay, and the calculated catch-per-unit effort (CPUE) as annual landings/annual trips.</w:t>
      </w:r>
    </w:p>
    <w:p w14:paraId="5D72B257" w14:textId="0B8BB34A"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5C9449C0" w14:textId="77777777" w:rsidR="003A0487" w:rsidRDefault="0047701A" w:rsidP="00ED11FF">
      <w:pPr>
        <w:spacing w:after="0" w:line="360" w:lineRule="auto"/>
        <w:rPr>
          <w:ins w:id="98" w:author="Camp, Ed" w:date="2022-05-29T15:23:00Z"/>
        </w:rPr>
      </w:pPr>
      <w:r w:rsidRPr="002626DF">
        <w:rPr>
          <w:u w:val="single"/>
        </w:rPr>
        <w:t xml:space="preserve">Data </w:t>
      </w:r>
      <w:r w:rsidR="00277FAE" w:rsidRPr="002626DF">
        <w:rPr>
          <w:u w:val="single"/>
        </w:rPr>
        <w:t>Analyses</w:t>
      </w:r>
      <w:r w:rsidR="00277FAE">
        <w:t xml:space="preserve"> </w:t>
      </w:r>
      <w:r w:rsidR="00277FAE" w:rsidRPr="000142BB">
        <w:t>–</w:t>
      </w:r>
      <w:r>
        <w:t xml:space="preserve"> </w:t>
      </w:r>
      <w:del w:id="99" w:author="Geiger, Steve" w:date="2022-05-23T13:58:00Z">
        <w:r w:rsidDel="00C9637E">
          <w:delText>We followed m</w:delText>
        </w:r>
      </w:del>
      <w:ins w:id="100" w:author="Geiger, Steve" w:date="2022-05-23T13:58:00Z">
        <w:r w:rsidR="00C9637E">
          <w:t>M</w:t>
        </w:r>
      </w:ins>
      <w:r>
        <w:t xml:space="preserve">ethods for analyzing oyster count data </w:t>
      </w:r>
      <w:del w:id="101" w:author="Geiger, Steve" w:date="2022-05-23T13:58:00Z">
        <w:r w:rsidDel="00C9637E">
          <w:delText>described in</w:delText>
        </w:r>
      </w:del>
      <w:ins w:id="102" w:author="Geiger, Steve" w:date="2022-05-23T13:58:00Z">
        <w:r w:rsidR="00C9637E">
          <w:t>followed</w:t>
        </w:r>
      </w:ins>
      <w:r>
        <w:t xml:space="preserve"> Moore et al. (2020)</w:t>
      </w:r>
      <w:r w:rsidR="001836A5">
        <w:t xml:space="preserve"> modified based on how data were collected in the field</w:t>
      </w:r>
      <w:r>
        <w:t xml:space="preserve">.  Briefly, </w:t>
      </w:r>
      <w:del w:id="103" w:author="Geiger, Steve" w:date="2022-05-23T13:58:00Z">
        <w:r w:rsidDel="00CD2013">
          <w:delText xml:space="preserve">we </w:delText>
        </w:r>
      </w:del>
      <w:del w:id="104" w:author="Geiger, Steve" w:date="2022-05-23T13:59:00Z">
        <w:r w:rsidDel="00CD2013">
          <w:delText xml:space="preserve">summed </w:delText>
        </w:r>
      </w:del>
      <w:r>
        <w:t>counts of live oysters at each restoration site</w:t>
      </w:r>
      <w:r w:rsidR="00AF3465">
        <w:t xml:space="preserve"> and period</w:t>
      </w:r>
      <w:ins w:id="105" w:author="Geiger, Steve" w:date="2022-05-23T13:59:00Z">
        <w:r w:rsidR="00CD2013">
          <w:t xml:space="preserve"> were summed</w:t>
        </w:r>
      </w:ins>
      <w:r w:rsidR="00AF3465">
        <w:t xml:space="preserve"> into three size classes</w:t>
      </w:r>
      <w:commentRangeStart w:id="106"/>
      <w:commentRangeStart w:id="107"/>
      <w:r w:rsidR="00AF3465">
        <w:t>,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xml:space="preserve">.  </w:t>
      </w:r>
      <w:commentRangeEnd w:id="106"/>
      <w:r w:rsidR="00EB2CFC">
        <w:rPr>
          <w:rStyle w:val="CommentReference"/>
        </w:rPr>
        <w:commentReference w:id="106"/>
      </w:r>
      <w:commentRangeEnd w:id="107"/>
      <w:r w:rsidR="00E175C4">
        <w:rPr>
          <w:rStyle w:val="CommentReference"/>
        </w:rPr>
        <w:commentReference w:id="107"/>
      </w:r>
      <w:r w:rsidR="00687C45">
        <w:t xml:space="preserve">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t>
      </w:r>
      <w:del w:id="108" w:author="Geiger, Steve" w:date="2022-05-23T13:59:00Z">
        <w:r w:rsidR="00687C45" w:rsidDel="00CD2013">
          <w:delText>We then</w:delText>
        </w:r>
        <w:r w:rsidDel="00CD2013">
          <w:delText xml:space="preserve"> assessed the d</w:delText>
        </w:r>
      </w:del>
      <w:ins w:id="109" w:author="Geiger, Steve" w:date="2022-05-23T13:59:00Z">
        <w:r w:rsidR="00CD2013">
          <w:t>D</w:t>
        </w:r>
      </w:ins>
      <w:r>
        <w:t>istribution</w:t>
      </w:r>
      <w:r w:rsidR="00ED11FF">
        <w:t xml:space="preserve"> </w:t>
      </w:r>
      <w:r>
        <w:t xml:space="preserve">the count data </w:t>
      </w:r>
      <w:ins w:id="110" w:author="Geiger, Steve" w:date="2022-05-23T13:59:00Z">
        <w:r w:rsidR="00AA5416">
          <w:t>was asse</w:t>
        </w:r>
      </w:ins>
      <w:ins w:id="111" w:author="Geiger, Steve" w:date="2022-05-23T14:00:00Z">
        <w:r w:rsidR="00AA5416">
          <w:t>s</w:t>
        </w:r>
      </w:ins>
      <w:ins w:id="112" w:author="Geiger, Steve" w:date="2022-05-23T13:59:00Z">
        <w:r w:rsidR="00AA5416">
          <w:t xml:space="preserve">sed </w:t>
        </w:r>
      </w:ins>
      <w:del w:id="113" w:author="Geiger, Steve" w:date="2022-05-23T14:00:00Z">
        <w:r w:rsidDel="00AA5416">
          <w:delText xml:space="preserve">follow </w:delText>
        </w:r>
      </w:del>
      <w:r>
        <w:t>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t>
      </w:r>
      <w:del w:id="114" w:author="Geiger, Steve" w:date="2022-05-23T14:00:00Z">
        <w:r w:rsidDel="00AA5416">
          <w:delText xml:space="preserve">We used </w:delText>
        </w:r>
      </w:del>
      <w:ins w:id="115" w:author="Geiger, Steve" w:date="2022-05-23T14:00:00Z">
        <w:r w:rsidR="00AA5416">
          <w:t>G</w:t>
        </w:r>
      </w:ins>
      <w:del w:id="116" w:author="Geiger, Steve" w:date="2022-05-23T14:00:00Z">
        <w:r w:rsidDel="00AA5416">
          <w:delText>g</w:delText>
        </w:r>
      </w:del>
      <w:r>
        <w:t xml:space="preserve">eneralized linear models (GLMs; Bolker et al. 2009) with a negative binomial distribution </w:t>
      </w:r>
      <w:ins w:id="117" w:author="Geiger, Steve" w:date="2022-05-23T14:00:00Z">
        <w:r w:rsidR="00AA5416">
          <w:t xml:space="preserve">were used </w:t>
        </w:r>
      </w:ins>
      <w:r>
        <w:t xml:space="preserve">to assess how oyster counts (dependent variable) </w:t>
      </w:r>
      <w:del w:id="118" w:author="Geiger, Steve" w:date="2022-05-23T14:00:00Z">
        <w:r w:rsidDel="00AA5416">
          <w:delText xml:space="preserve">vary </w:delText>
        </w:r>
      </w:del>
      <w:ins w:id="119" w:author="Geiger, Steve" w:date="2022-05-23T14:00:00Z">
        <w:r w:rsidR="00AA5416">
          <w:t xml:space="preserve">varied </w:t>
        </w:r>
      </w:ins>
      <w:r>
        <w:t>over period (</w:t>
      </w:r>
      <w:commentRangeStart w:id="120"/>
      <w:r>
        <w:t>a</w:t>
      </w:r>
      <w:ins w:id="121" w:author="Camp, Ed" w:date="2022-05-29T15:06:00Z">
        <w:r w:rsidR="00E175C4">
          <w:t>n independent</w:t>
        </w:r>
      </w:ins>
      <w:r>
        <w:t xml:space="preserve"> </w:t>
      </w:r>
      <w:del w:id="122" w:author="Camp, Ed" w:date="2022-05-29T15:06:00Z">
        <w:r w:rsidDel="00E175C4">
          <w:delText xml:space="preserve">time </w:delText>
        </w:r>
      </w:del>
      <w:r>
        <w:t xml:space="preserve">variable </w:t>
      </w:r>
      <w:ins w:id="123" w:author="Camp, Ed" w:date="2022-05-29T15:06:00Z">
        <w:r w:rsidR="00E175C4">
          <w:t xml:space="preserve">describing time </w:t>
        </w:r>
      </w:ins>
      <w:del w:id="124" w:author="Camp, Ed" w:date="2022-05-29T15:07:00Z">
        <w:r w:rsidR="00277FAE" w:rsidDel="00E175C4">
          <w:delText xml:space="preserve">of equal length </w:delText>
        </w:r>
      </w:del>
      <w:r>
        <w:t xml:space="preserve">used to combine </w:t>
      </w:r>
      <w:r w:rsidR="00277FAE">
        <w:t>sampling months into winter [November-April] or summer [May-October])</w:t>
      </w:r>
      <w:commentRangeEnd w:id="120"/>
      <w:r w:rsidR="008847D4">
        <w:rPr>
          <w:rStyle w:val="CommentReference"/>
        </w:rPr>
        <w:commentReference w:id="120"/>
      </w:r>
      <w:r w:rsidR="00277FAE">
        <w:t xml:space="preserve"> and </w:t>
      </w:r>
      <w:del w:id="125" w:author="Geiger, Steve" w:date="2022-05-23T14:00:00Z">
        <w:r w:rsidR="00277FAE" w:rsidDel="00AA5416">
          <w:delText xml:space="preserve">we used </w:delText>
        </w:r>
      </w:del>
      <w:commentRangeStart w:id="126"/>
      <w:r w:rsidR="00277FAE">
        <w:t xml:space="preserve">site </w:t>
      </w:r>
      <w:ins w:id="127" w:author="Geiger, Steve" w:date="2022-05-23T14:00:00Z">
        <w:r w:rsidR="00AA5416">
          <w:t xml:space="preserve">was used </w:t>
        </w:r>
      </w:ins>
      <w:r w:rsidR="00277FAE">
        <w:t>as a random effect</w:t>
      </w:r>
      <w:commentRangeEnd w:id="126"/>
      <w:r w:rsidR="00E175C4">
        <w:rPr>
          <w:rStyle w:val="CommentReference"/>
        </w:rPr>
        <w:commentReference w:id="126"/>
      </w:r>
      <w:r w:rsidR="00ED11FF">
        <w:t xml:space="preserve"> (to account for correlation among samples at each site)</w:t>
      </w:r>
      <w:r w:rsidR="00277FAE">
        <w:t xml:space="preserve">.  </w:t>
      </w:r>
      <w:del w:id="128" w:author="Geiger, Steve" w:date="2022-05-23T14:00:00Z">
        <w:r w:rsidR="00277FAE" w:rsidDel="00AA5416">
          <w:delText>We assumed that t</w:delText>
        </w:r>
      </w:del>
      <w:del w:id="129" w:author="Geiger, Steve" w:date="2022-05-23T14:01:00Z">
        <w:r w:rsidR="00277FAE" w:rsidDel="00AA5416">
          <w:delText>he total oyster counts per site would be related to the number of quadrats collected at each site, so we included t</w:delText>
        </w:r>
      </w:del>
      <w:ins w:id="130" w:author="Geiger, Steve" w:date="2022-05-23T14:01:00Z">
        <w:r w:rsidR="00AA5416">
          <w:t>T</w:t>
        </w:r>
      </w:ins>
      <w:r w:rsidR="00277FAE">
        <w:t>he number of quadrats</w:t>
      </w:r>
      <w:ins w:id="131" w:author="Camp, Ed" w:date="2022-05-29T15:08:00Z">
        <w:r w:rsidR="00343590">
          <w:t xml:space="preserve"> sometimes differed by site </w:t>
        </w:r>
      </w:ins>
      <w:ins w:id="132" w:author="Camp, Ed" w:date="2022-05-29T15:09:00Z">
        <w:r w:rsidR="00343590">
          <w:t xml:space="preserve">and </w:t>
        </w:r>
        <w:r w:rsidR="00343590">
          <w:lastRenderedPageBreak/>
          <w:t>period</w:t>
        </w:r>
      </w:ins>
      <w:r w:rsidR="00277FAE">
        <w:t xml:space="preserve"> </w:t>
      </w:r>
      <w:ins w:id="133" w:author="Geiger, Steve" w:date="2022-05-23T14:02:00Z">
        <w:r w:rsidR="00AA5416">
          <w:t xml:space="preserve">was used </w:t>
        </w:r>
      </w:ins>
      <w:r w:rsidR="00277FAE">
        <w:t>as an offset of effort (log link function; Zuur et al. 2009, 2013)</w:t>
      </w:r>
      <w:ins w:id="134" w:author="Geiger, Steve" w:date="2022-05-23T14:01:00Z">
        <w:r w:rsidR="00AA5416">
          <w:t xml:space="preserve"> </w:t>
        </w:r>
      </w:ins>
      <w:del w:id="135" w:author="Geiger, Steve" w:date="2022-05-23T14:02:00Z">
        <w:r w:rsidR="00277FAE" w:rsidDel="00AA5416">
          <w:delText xml:space="preserve">.  By using effort as an offset in this way we change the model from modeling counts, </w:delText>
        </w:r>
      </w:del>
      <w:r w:rsidR="00277FAE">
        <w:t>to model</w:t>
      </w:r>
      <w:del w:id="136" w:author="Geiger, Steve" w:date="2022-05-23T14:02:00Z">
        <w:r w:rsidR="00277FAE" w:rsidDel="00AA5416">
          <w:delText>ing</w:delText>
        </w:r>
      </w:del>
      <w:r w:rsidR="00277FAE">
        <w:t xml:space="preserve">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w:t>
      </w:r>
      <w:del w:id="137" w:author="Geiger, Steve" w:date="2022-05-23T14:02:00Z">
        <w:r w:rsidR="00F03AC4" w:rsidDel="00AA5416">
          <w:delText xml:space="preserve">in our experience </w:delText>
        </w:r>
      </w:del>
      <w:r w:rsidR="00F03AC4">
        <w:t xml:space="preserve">(1) </w:t>
      </w:r>
      <w:ins w:id="138" w:author="Geiger, Steve" w:date="2022-05-23T14:02:00Z">
        <w:r w:rsidR="00AA5416">
          <w:t xml:space="preserve">it </w:t>
        </w:r>
      </w:ins>
      <w:r w:rsidR="00F03AC4">
        <w:t>maintains the response as an integer allowing the use of a negative binomial distribution (</w:t>
      </w:r>
      <w:del w:id="139" w:author="Geiger, Steve" w:date="2022-05-23T14:03:00Z">
        <w:r w:rsidR="00F03AC4" w:rsidDel="00F31408">
          <w:delText>which we have observed</w:delText>
        </w:r>
      </w:del>
      <w:ins w:id="140" w:author="Geiger, Steve" w:date="2022-05-23T14:03:00Z">
        <w:r w:rsidR="00F31408">
          <w:t>appropriate for</w:t>
        </w:r>
      </w:ins>
      <w:r w:rsidR="00F03AC4">
        <w:t xml:space="preserve"> oyster count data</w:t>
      </w:r>
      <w:del w:id="141" w:author="Geiger, Steve" w:date="2022-05-23T14:03:00Z">
        <w:r w:rsidR="00F03AC4" w:rsidDel="00F31408">
          <w:delText xml:space="preserve"> follow</w:delText>
        </w:r>
      </w:del>
      <w:r w:rsidR="00F03AC4">
        <w:t xml:space="preserve">; Moore et al. 2020) and (2) fitted values and confidence intervals do not contain negative values (Zuur et al. 2009). </w:t>
      </w:r>
    </w:p>
    <w:p w14:paraId="02A5E04C" w14:textId="77777777" w:rsidR="00D01D9D" w:rsidRDefault="003A0487" w:rsidP="00ED11FF">
      <w:pPr>
        <w:spacing w:after="0" w:line="360" w:lineRule="auto"/>
        <w:rPr>
          <w:ins w:id="142" w:author="Camp, Ed" w:date="2022-05-29T15:33:00Z"/>
        </w:rPr>
      </w:pPr>
      <w:ins w:id="143" w:author="Camp, Ed" w:date="2022-05-29T15:23:00Z">
        <w:r>
          <w:tab/>
        </w:r>
      </w:ins>
      <w:r w:rsidR="00F03AC4">
        <w:t xml:space="preserve"> </w:t>
      </w:r>
      <w:commentRangeStart w:id="144"/>
      <w:del w:id="145" w:author="Geiger, Steve" w:date="2022-05-23T14:03:00Z">
        <w:r w:rsidR="00F03AC4" w:rsidDel="00F31408">
          <w:delText>We fit m</w:delText>
        </w:r>
      </w:del>
      <w:ins w:id="146" w:author="Geiger, Steve" w:date="2022-05-23T14:03:00Z">
        <w:r w:rsidR="00F31408">
          <w:t>M</w:t>
        </w:r>
      </w:ins>
      <w:r w:rsidR="00F03AC4">
        <w:t xml:space="preserve">odels </w:t>
      </w:r>
      <w:ins w:id="147" w:author="Geiger, Steve" w:date="2022-05-23T14:03:00Z">
        <w:r w:rsidR="00A31B85">
          <w:t xml:space="preserve">were fit </w:t>
        </w:r>
      </w:ins>
      <w:r w:rsidR="00F03AC4">
        <w:t>to the data that included time (period), location (</w:t>
      </w:r>
      <w:ins w:id="148" w:author="Camp, Ed" w:date="2022-05-29T15:11:00Z">
        <w:r w:rsidR="00343590">
          <w:t xml:space="preserve">site </w:t>
        </w:r>
      </w:ins>
      <w:r w:rsidR="00F03AC4">
        <w:t xml:space="preserve">as a random effect), </w:t>
      </w:r>
      <w:ins w:id="149" w:author="Camp, Ed" w:date="2022-05-29T15:15:00Z">
        <w:r w:rsidR="00CB7969">
          <w:t xml:space="preserve">and additional environmental variables </w:t>
        </w:r>
      </w:ins>
      <w:ins w:id="150" w:author="Camp, Ed" w:date="2022-05-29T15:16:00Z">
        <w:r w:rsidR="00CB7969">
          <w:t xml:space="preserve">for certain systems. </w:t>
        </w:r>
      </w:ins>
      <w:moveFromRangeStart w:id="151" w:author="Camp, Ed" w:date="2022-05-29T15:16:00Z" w:name="move104729803"/>
      <w:moveFrom w:id="152" w:author="Camp, Ed" w:date="2022-05-29T15:16:00Z">
        <w:r w:rsidR="00F03AC4" w:rsidDel="00CB7969">
          <w:t>and then used the best fitting model (</w:t>
        </w:r>
        <w:r w:rsidR="00941C7F" w:rsidDel="00CB7969">
          <w:t xml:space="preserve">informed by AIC value and visual assessments of model fit to data) to predict oyster counts by period and </w:t>
        </w:r>
        <w:r w:rsidR="00941C7F" w:rsidRPr="00E8399B" w:rsidDel="00CB7969">
          <w:rPr>
            <w:rFonts w:cstheme="minorHAnsi"/>
          </w:rPr>
          <w:t>location using the glmm.TMB (Brooks et al. 2017)</w:t>
        </w:r>
        <w:r w:rsidR="00E8399B" w:rsidRPr="00E8399B" w:rsidDel="00CB7969">
          <w:rPr>
            <w:rFonts w:cstheme="minorHAnsi"/>
          </w:rPr>
          <w:t xml:space="preserve"> and ggeffects packages (</w:t>
        </w:r>
        <w:r w:rsidR="00E8399B" w:rsidRPr="00E8399B" w:rsidDel="00CB7969">
          <w:rPr>
            <w:rFonts w:cstheme="minorHAnsi"/>
            <w:color w:val="000000"/>
            <w:shd w:val="clear" w:color="auto" w:fill="FFFFFF"/>
          </w:rPr>
          <w:t>Lüdecke 2018)</w:t>
        </w:r>
        <w:r w:rsidR="00941C7F" w:rsidRPr="00E8399B" w:rsidDel="00CB7969">
          <w:rPr>
            <w:rFonts w:cstheme="minorHAnsi"/>
          </w:rPr>
          <w:t xml:space="preserve"> in R (R Core Team</w:t>
        </w:r>
        <w:r w:rsidR="00941C7F" w:rsidDel="00CB7969">
          <w:t xml:space="preserve"> </w:t>
        </w:r>
        <w:commentRangeStart w:id="153"/>
        <w:r w:rsidR="00941C7F" w:rsidDel="00CB7969">
          <w:t>2021</w:t>
        </w:r>
        <w:commentRangeEnd w:id="153"/>
        <w:r w:rsidR="00941C7F" w:rsidDel="00CB7969">
          <w:rPr>
            <w:rStyle w:val="CommentReference"/>
          </w:rPr>
          <w:commentReference w:id="153"/>
        </w:r>
        <w:r w:rsidR="00941C7F" w:rsidDel="00CB7969">
          <w:t>)</w:t>
        </w:r>
        <w:r w:rsidR="00E8399B" w:rsidDel="00CB7969">
          <w:t>.</w:t>
        </w:r>
        <w:commentRangeEnd w:id="144"/>
        <w:r w:rsidR="00343590" w:rsidDel="00CB7969">
          <w:rPr>
            <w:rStyle w:val="CommentReference"/>
          </w:rPr>
          <w:commentReference w:id="144"/>
        </w:r>
        <w:r w:rsidR="00E8399B" w:rsidDel="00CB7969">
          <w:t xml:space="preserve"> </w:t>
        </w:r>
        <w:r w:rsidR="00DA103B" w:rsidDel="00CB7969">
          <w:t xml:space="preserve"> </w:t>
        </w:r>
      </w:moveFrom>
      <w:moveFromRangeEnd w:id="151"/>
      <w:commentRangeStart w:id="154"/>
      <w:r w:rsidR="00DA103B">
        <w:t xml:space="preserve">For Apalachicola Bay only, </w:t>
      </w:r>
      <w:del w:id="155" w:author="Geiger, Steve" w:date="2022-05-23T14:04:00Z">
        <w:r w:rsidR="00DA103B" w:rsidDel="00A31B85">
          <w:delText xml:space="preserve">we assessed whether </w:delText>
        </w:r>
      </w:del>
      <w:r w:rsidR="00DA103B">
        <w:t xml:space="preserve">the number of days Apalachicola River discharge (the primary source of freshwater input to Apalachicola Bay) was below 12,000 CFS (by convention) measured at the Jim Woodruff gage (USGS 02358000) </w:t>
      </w:r>
      <w:ins w:id="156" w:author="Geiger, Steve" w:date="2022-05-23T14:04:00Z">
        <w:r w:rsidR="00A31B85">
          <w:t xml:space="preserve">was assessed to see if it </w:t>
        </w:r>
      </w:ins>
      <w:r w:rsidR="00DA103B">
        <w:t>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w:t>
      </w:r>
      <w:commentRangeEnd w:id="154"/>
      <w:r w:rsidR="00CB7969">
        <w:rPr>
          <w:rStyle w:val="CommentReference"/>
        </w:rPr>
        <w:commentReference w:id="154"/>
      </w:r>
      <w:r w:rsidR="002626DF">
        <w:t xml:space="preserve">.  </w:t>
      </w:r>
      <w:commentRangeStart w:id="157"/>
      <w:r w:rsidR="002626DF">
        <w:t>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158"/>
      <w:r w:rsidR="00656754">
        <w:t>1998</w:t>
      </w:r>
      <w:commentRangeEnd w:id="158"/>
      <w:r w:rsidR="00656754">
        <w:rPr>
          <w:rStyle w:val="CommentReference"/>
        </w:rPr>
        <w:commentReference w:id="158"/>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commentRangeEnd w:id="157"/>
      <w:r w:rsidR="00011DBC">
        <w:rPr>
          <w:rStyle w:val="CommentReference"/>
        </w:rPr>
        <w:commentReference w:id="157"/>
      </w:r>
      <w:ins w:id="159" w:author="Camp, Ed" w:date="2022-05-29T15:16:00Z">
        <w:r w:rsidR="00CB7969" w:rsidRPr="00CB7969">
          <w:t xml:space="preserve"> </w:t>
        </w:r>
      </w:ins>
    </w:p>
    <w:p w14:paraId="07D2661C" w14:textId="3147D72F" w:rsidR="00603DDA" w:rsidRDefault="00D01D9D" w:rsidP="00ED11FF">
      <w:pPr>
        <w:spacing w:after="0" w:line="360" w:lineRule="auto"/>
      </w:pPr>
      <w:ins w:id="160" w:author="Camp, Ed" w:date="2022-05-29T15:33:00Z">
        <w:r>
          <w:tab/>
        </w:r>
      </w:ins>
      <w:moveToRangeStart w:id="161" w:author="Camp, Ed" w:date="2022-05-29T15:16:00Z" w:name="move104729803"/>
      <w:moveTo w:id="162" w:author="Camp, Ed" w:date="2022-05-29T15:16:00Z">
        <w:del w:id="163" w:author="Camp, Ed" w:date="2022-05-29T15:16:00Z">
          <w:r w:rsidR="00CB7969" w:rsidDel="00CB7969">
            <w:delText>and</w:delText>
          </w:r>
        </w:del>
      </w:moveTo>
      <w:ins w:id="164" w:author="Camp, Ed" w:date="2022-05-29T15:16:00Z">
        <w:r w:rsidR="00CB7969">
          <w:t xml:space="preserve">For each </w:t>
        </w:r>
      </w:ins>
      <w:ins w:id="165" w:author="Camp, Ed" w:date="2022-05-29T15:34:00Z">
        <w:r>
          <w:t>response metric (oysters spat, seed, and legal oysters)</w:t>
        </w:r>
      </w:ins>
      <w:ins w:id="166" w:author="Camp, Ed" w:date="2022-05-29T15:16:00Z">
        <w:r w:rsidR="00CB7969">
          <w:t>, multiple alternative models</w:t>
        </w:r>
      </w:ins>
      <w:ins w:id="167" w:author="Camp, Ed" w:date="2022-05-29T15:17:00Z">
        <w:r w:rsidR="00CB7969">
          <w:t xml:space="preserve"> that differed in terms of independent variables/interaction</w:t>
        </w:r>
      </w:ins>
      <w:ins w:id="168" w:author="Camp, Ed" w:date="2022-05-29T15:33:00Z">
        <w:r>
          <w:t>s</w:t>
        </w:r>
      </w:ins>
      <w:ins w:id="169" w:author="Camp, Ed" w:date="2022-05-29T15:17:00Z">
        <w:r w:rsidR="00CB7969">
          <w:t xml:space="preserve"> </w:t>
        </w:r>
      </w:ins>
      <w:ins w:id="170" w:author="Camp, Ed" w:date="2022-05-29T15:16:00Z">
        <w:r w:rsidR="00CB7969">
          <w:t xml:space="preserve">were </w:t>
        </w:r>
      </w:ins>
      <w:ins w:id="171" w:author="Camp, Ed" w:date="2022-05-29T15:17:00Z">
        <w:r w:rsidR="00CB7969">
          <w:t>considered, and</w:t>
        </w:r>
      </w:ins>
      <w:moveTo w:id="172" w:author="Camp, Ed" w:date="2022-05-29T15:16:00Z">
        <w:del w:id="173" w:author="Camp, Ed" w:date="2022-05-29T15:17:00Z">
          <w:r w:rsidR="00CB7969" w:rsidDel="00CB7969">
            <w:delText xml:space="preserve"> then used</w:delText>
          </w:r>
        </w:del>
      </w:moveTo>
      <w:ins w:id="174" w:author="Camp, Ed" w:date="2022-05-29T15:17:00Z">
        <w:r w:rsidR="00CB7969">
          <w:t xml:space="preserve"> </w:t>
        </w:r>
      </w:ins>
      <w:moveTo w:id="175" w:author="Camp, Ed" w:date="2022-05-29T15:16:00Z">
        <w:del w:id="176" w:author="Camp, Ed" w:date="2022-05-29T15:17:00Z">
          <w:r w:rsidR="00CB7969" w:rsidDel="00CB7969">
            <w:delText xml:space="preserve"> </w:delText>
          </w:r>
        </w:del>
        <w:r w:rsidR="00CB7969">
          <w:t xml:space="preserve">the best fitting model (informed by AIC value and visual assessments of model fit to data) to predict oyster counts by period and </w:t>
        </w:r>
        <w:r w:rsidR="00CB7969" w:rsidRPr="00E8399B">
          <w:rPr>
            <w:rFonts w:cstheme="minorHAnsi"/>
          </w:rPr>
          <w:t xml:space="preserve">location using the </w:t>
        </w:r>
        <w:proofErr w:type="spellStart"/>
        <w:r w:rsidR="00CB7969" w:rsidRPr="00E8399B">
          <w:rPr>
            <w:rFonts w:cstheme="minorHAnsi"/>
          </w:rPr>
          <w:t>glmm.TMB</w:t>
        </w:r>
        <w:proofErr w:type="spellEnd"/>
        <w:r w:rsidR="00CB7969" w:rsidRPr="00E8399B">
          <w:rPr>
            <w:rFonts w:cstheme="minorHAnsi"/>
          </w:rPr>
          <w:t xml:space="preserve"> (Brooks et al. 2017) and </w:t>
        </w:r>
        <w:proofErr w:type="spellStart"/>
        <w:r w:rsidR="00CB7969" w:rsidRPr="00E8399B">
          <w:rPr>
            <w:rFonts w:cstheme="minorHAnsi"/>
          </w:rPr>
          <w:t>ggeffects</w:t>
        </w:r>
        <w:proofErr w:type="spellEnd"/>
        <w:r w:rsidR="00CB7969" w:rsidRPr="00E8399B">
          <w:rPr>
            <w:rFonts w:cstheme="minorHAnsi"/>
          </w:rPr>
          <w:t xml:space="preserve"> packages (</w:t>
        </w:r>
        <w:proofErr w:type="spellStart"/>
        <w:r w:rsidR="00CB7969" w:rsidRPr="00E8399B">
          <w:rPr>
            <w:rFonts w:cstheme="minorHAnsi"/>
            <w:color w:val="000000"/>
            <w:shd w:val="clear" w:color="auto" w:fill="FFFFFF"/>
          </w:rPr>
          <w:t>Lüdecke</w:t>
        </w:r>
        <w:proofErr w:type="spellEnd"/>
        <w:r w:rsidR="00CB7969" w:rsidRPr="00E8399B">
          <w:rPr>
            <w:rFonts w:cstheme="minorHAnsi"/>
            <w:color w:val="000000"/>
            <w:shd w:val="clear" w:color="auto" w:fill="FFFFFF"/>
          </w:rPr>
          <w:t xml:space="preserve"> 2018)</w:t>
        </w:r>
        <w:r w:rsidR="00CB7969" w:rsidRPr="00E8399B">
          <w:rPr>
            <w:rFonts w:cstheme="minorHAnsi"/>
          </w:rPr>
          <w:t xml:space="preserve"> in R (R Core Team</w:t>
        </w:r>
        <w:r w:rsidR="00CB7969">
          <w:t xml:space="preserve"> </w:t>
        </w:r>
        <w:commentRangeStart w:id="177"/>
        <w:r w:rsidR="00CB7969">
          <w:t>2021</w:t>
        </w:r>
        <w:commentRangeEnd w:id="177"/>
        <w:r w:rsidR="00CB7969">
          <w:rPr>
            <w:rStyle w:val="CommentReference"/>
          </w:rPr>
          <w:commentReference w:id="177"/>
        </w:r>
        <w:r w:rsidR="00CB7969">
          <w:t>).</w:t>
        </w:r>
        <w:commentRangeStart w:id="178"/>
        <w:commentRangeEnd w:id="178"/>
        <w:r w:rsidR="00CB7969">
          <w:rPr>
            <w:rStyle w:val="CommentReference"/>
          </w:rPr>
          <w:commentReference w:id="178"/>
        </w:r>
        <w:r w:rsidR="00CB7969">
          <w:t xml:space="preserve">  </w:t>
        </w:r>
      </w:moveTo>
      <w:moveToRangeEnd w:id="161"/>
    </w:p>
    <w:p w14:paraId="0248ABC8" w14:textId="2A9EABBE" w:rsidR="0057272B" w:rsidRDefault="003D09A8" w:rsidP="00603DDA">
      <w:pPr>
        <w:spacing w:after="0" w:line="360" w:lineRule="auto"/>
        <w:ind w:firstLine="720"/>
      </w:pPr>
      <w:commentRangeStart w:id="179"/>
      <w:commentRangeStart w:id="180"/>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w:t>
      </w:r>
      <w:commentRangeEnd w:id="179"/>
      <w:r w:rsidR="00CB7969">
        <w:rPr>
          <w:rStyle w:val="CommentReference"/>
        </w:rPr>
        <w:commentReference w:id="179"/>
      </w:r>
      <w:r w:rsidR="00603DDA">
        <w:t>(Table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2BEDE77" w14:textId="77777777" w:rsidR="0050017A" w:rsidRDefault="0057272B" w:rsidP="0057272B">
      <w:pPr>
        <w:spacing w:after="0" w:line="360" w:lineRule="auto"/>
        <w:ind w:firstLine="720"/>
        <w:rPr>
          <w:ins w:id="181" w:author="Geiger, Steve" w:date="2022-05-23T15:52:00Z"/>
        </w:rPr>
      </w:pPr>
      <w:commentRangeStart w:id="182"/>
      <w:del w:id="183" w:author="Geiger, Steve" w:date="2022-05-23T14:13:00Z">
        <w:r w:rsidDel="009761AC">
          <w:delText>We examined r</w:delText>
        </w:r>
      </w:del>
      <w:ins w:id="184" w:author="Geiger, Steve" w:date="2022-05-23T14:13:00Z">
        <w:r w:rsidR="009761AC">
          <w:t>R</w:t>
        </w:r>
      </w:ins>
      <w:r>
        <w:t xml:space="preserve">iver discharge </w:t>
      </w:r>
      <w:ins w:id="185" w:author="Geiger, Steve" w:date="2022-05-23T14:13:00Z">
        <w:r w:rsidR="009761AC">
          <w:t xml:space="preserve">was examined </w:t>
        </w:r>
      </w:ins>
      <w:r>
        <w:t xml:space="preserve">for a small number of rivers entering each bay as a proxy for salinity and nutrient inputs by plotting the percent deviation in river discharge (CFS by </w:t>
      </w:r>
      <w:r>
        <w:lastRenderedPageBreak/>
        <w:t>convention) from the period of instrument record by month and year</w:t>
      </w:r>
      <w:r w:rsidR="00FA276E">
        <w:t xml:space="preserve"> beginning in 2005</w:t>
      </w:r>
      <w:r>
        <w:t>.</w:t>
      </w:r>
      <w:r w:rsidR="005C5FB4">
        <w:t xml:space="preserve">  </w:t>
      </w:r>
      <w:del w:id="186" w:author="Geiger, Steve" w:date="2022-05-23T14:13:00Z">
        <w:r w:rsidR="005C5FB4" w:rsidDel="009761AC">
          <w:delText>We began t</w:delText>
        </w:r>
      </w:del>
      <w:ins w:id="187" w:author="Geiger, Steve" w:date="2022-05-23T14:13:00Z">
        <w:r w:rsidR="009761AC">
          <w:t>T</w:t>
        </w:r>
      </w:ins>
      <w:r w:rsidR="005C5FB4">
        <w:t xml:space="preserve">he time series </w:t>
      </w:r>
      <w:ins w:id="188" w:author="Geiger, Steve" w:date="2022-05-23T14:13:00Z">
        <w:r w:rsidR="009761AC">
          <w:t xml:space="preserve">was initiated </w:t>
        </w:r>
      </w:ins>
      <w:r w:rsidR="005C5FB4">
        <w:t>about 10 years prior to restoration efforts to capture antecedent river discharge conditions prior to restoration beginning.</w:t>
      </w:r>
      <w:r>
        <w:t xml:space="preserve">  Pensacola Bay has </w:t>
      </w:r>
      <w:del w:id="189" w:author="Geiger, Steve" w:date="2022-05-23T14:19:00Z">
        <w:r w:rsidDel="00783990">
          <w:delText xml:space="preserve">two </w:delText>
        </w:r>
      </w:del>
      <w:ins w:id="190" w:author="Geiger, Steve" w:date="2022-05-23T14:19:00Z">
        <w:r w:rsidR="00783990">
          <w:t xml:space="preserve">three </w:t>
        </w:r>
      </w:ins>
      <w:r>
        <w:t>rivers that enter the bay (Escambia</w:t>
      </w:r>
      <w:ins w:id="191" w:author="Geiger, Steve" w:date="2022-05-23T14:19:00Z">
        <w:r w:rsidR="00783990">
          <w:t>, Yellow</w:t>
        </w:r>
      </w:ins>
      <w:r>
        <w:t xml:space="preserve"> and Blackwater rivers) and </w:t>
      </w:r>
      <w:del w:id="192" w:author="Geiger, Steve" w:date="2022-05-23T14:14:00Z">
        <w:r w:rsidDel="00EA7C38">
          <w:delText xml:space="preserve">we used </w:delText>
        </w:r>
      </w:del>
      <w:r>
        <w:t>data</w:t>
      </w:r>
      <w:r w:rsidR="00FA276E">
        <w:t xml:space="preserve"> from USGS gauge 02375500 from the Escambia River </w:t>
      </w:r>
      <w:ins w:id="193" w:author="Geiger, Steve" w:date="2022-05-23T14:14:00Z">
        <w:r w:rsidR="00EA7C38">
          <w:t xml:space="preserve">was used </w:t>
        </w:r>
      </w:ins>
      <w:r w:rsidR="00FA276E">
        <w:t>because this is the larger</w:t>
      </w:r>
      <w:r w:rsidR="00603DDA">
        <w:t xml:space="preserve"> (by discharge)</w:t>
      </w:r>
      <w:r w:rsidR="00FA276E">
        <w:t xml:space="preserve"> of the </w:t>
      </w:r>
      <w:del w:id="194" w:author="Geiger, Steve" w:date="2022-05-23T14:19:00Z">
        <w:r w:rsidR="00FA276E" w:rsidDel="00783990">
          <w:delText xml:space="preserve">two </w:delText>
        </w:r>
      </w:del>
      <w:ins w:id="195" w:author="Geiger, Steve" w:date="2022-05-23T14:19:00Z">
        <w:r w:rsidR="00783990">
          <w:t xml:space="preserve">three </w:t>
        </w:r>
      </w:ins>
      <w:r w:rsidR="00FA276E">
        <w:t>river systems</w:t>
      </w:r>
      <w:ins w:id="196" w:author="Geiger, Steve" w:date="2022-05-23T14:19:00Z">
        <w:r w:rsidR="004D238B">
          <w:t xml:space="preserve"> and represents about 60%</w:t>
        </w:r>
      </w:ins>
      <w:ins w:id="197" w:author="Geiger, Steve" w:date="2022-05-23T14:20:00Z">
        <w:r w:rsidR="004D238B">
          <w:t xml:space="preserve"> </w:t>
        </w:r>
        <w:r w:rsidR="00142A76">
          <w:t>of the total watershed</w:t>
        </w:r>
      </w:ins>
      <w:r w:rsidR="00FA276E">
        <w:t xml:space="preserve">.  St. Andrews Bay is unusual in that it has no major freshwater inputs (Crowe et al. </w:t>
      </w:r>
      <w:commentRangeStart w:id="198"/>
      <w:r w:rsidR="00FA276E">
        <w:t>2008</w:t>
      </w:r>
      <w:commentRangeEnd w:id="198"/>
      <w:r w:rsidR="00FA276E">
        <w:rPr>
          <w:rStyle w:val="CommentReference"/>
        </w:rPr>
        <w:commentReference w:id="198"/>
      </w:r>
      <w:r w:rsidR="00FA276E">
        <w:t>) thus no summary</w:t>
      </w:r>
      <w:r w:rsidR="00603DDA">
        <w:t xml:space="preserve"> of freshwater inputs</w:t>
      </w:r>
      <w:r w:rsidR="00FA276E">
        <w:t xml:space="preserve"> was made.  For Apalachicola Bay </w:t>
      </w:r>
      <w:del w:id="199" w:author="Geiger, Steve" w:date="2022-05-23T14:14:00Z">
        <w:r w:rsidR="00FA276E" w:rsidDel="00EA7C38">
          <w:delText xml:space="preserve">we summarized </w:delText>
        </w:r>
      </w:del>
      <w:r w:rsidR="00FA276E">
        <w:t xml:space="preserve">river discharge information </w:t>
      </w:r>
      <w:ins w:id="200" w:author="Geiger, Steve" w:date="2022-05-23T14:14:00Z">
        <w:r w:rsidR="008D6923">
          <w:t xml:space="preserve">was summarized </w:t>
        </w:r>
      </w:ins>
      <w:r w:rsidR="00FA276E">
        <w:t>from USGS gauge 02358000</w:t>
      </w:r>
      <w:r w:rsidR="00B00C20">
        <w:t xml:space="preserve"> (Apalachicola at Chattahoochee)</w:t>
      </w:r>
      <w:r w:rsidR="005C5FB4">
        <w:t>.</w:t>
      </w:r>
      <w:r w:rsidR="00FA276E">
        <w:t xml:space="preserve">  </w:t>
      </w:r>
      <w:commentRangeEnd w:id="182"/>
      <w:r w:rsidR="00BA1E35">
        <w:rPr>
          <w:rStyle w:val="CommentReference"/>
        </w:rPr>
        <w:commentReference w:id="182"/>
      </w:r>
      <w:commentRangeEnd w:id="180"/>
      <w:r w:rsidR="003A0487">
        <w:rPr>
          <w:rStyle w:val="CommentReference"/>
        </w:rPr>
        <w:commentReference w:id="180"/>
      </w:r>
    </w:p>
    <w:p w14:paraId="2BC158EB" w14:textId="600E617D" w:rsidR="00277FAE" w:rsidRDefault="00E8399B" w:rsidP="0057272B">
      <w:pPr>
        <w:spacing w:after="0" w:line="360" w:lineRule="auto"/>
        <w:ind w:firstLine="720"/>
      </w:pPr>
      <w:r>
        <w:t xml:space="preserve">Data and all code used for analyses is available from the following Git repository </w:t>
      </w:r>
      <w:commentRangeStart w:id="201"/>
      <w:r>
        <w:t>ABCDEF</w:t>
      </w:r>
      <w:commentRangeEnd w:id="201"/>
      <w:r w:rsidR="00B00C20">
        <w:rPr>
          <w:rStyle w:val="CommentReference"/>
        </w:rPr>
        <w:commentReference w:id="201"/>
      </w:r>
      <w:r>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2EFC4974"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w:t>
      </w:r>
      <w:commentRangeStart w:id="202"/>
      <w:commentRangeStart w:id="203"/>
      <w:r w:rsidR="00200810">
        <w:t xml:space="preserve">2015 when </w:t>
      </w:r>
      <w:ins w:id="204" w:author="Geiger, Steve" w:date="2022-05-23T14:22:00Z">
        <w:r w:rsidR="00327174">
          <w:t xml:space="preserve">the current </w:t>
        </w:r>
      </w:ins>
      <w:r w:rsidR="00200810">
        <w:t xml:space="preserve">regional oyster restoration </w:t>
      </w:r>
      <w:commentRangeEnd w:id="202"/>
      <w:r w:rsidR="005B6A13">
        <w:rPr>
          <w:rStyle w:val="CommentReference"/>
        </w:rPr>
        <w:commentReference w:id="202"/>
      </w:r>
      <w:commentRangeEnd w:id="203"/>
      <w:r w:rsidR="003A0487">
        <w:rPr>
          <w:rStyle w:val="CommentReference"/>
        </w:rPr>
        <w:commentReference w:id="203"/>
      </w:r>
      <w:r w:rsidR="00200810">
        <w:t>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2DFA843C"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del w:id="205" w:author="Geiger, Steve" w:date="2022-05-23T15:55:00Z">
        <w:r w:rsidR="00501CA0" w:rsidDel="00ED5F8F">
          <w:delText xml:space="preserve">We </w:delText>
        </w:r>
      </w:del>
      <w:commentRangeStart w:id="206"/>
      <w:ins w:id="207" w:author="Geiger, Steve" w:date="2022-05-23T15:55:00Z">
        <w:r w:rsidR="00ED5F8F">
          <w:t xml:space="preserve">The </w:t>
        </w:r>
      </w:ins>
      <w:ins w:id="208" w:author="Geiger, Steve" w:date="2022-05-23T16:15:00Z">
        <w:r w:rsidR="00E57D69">
          <w:t>alternate</w:t>
        </w:r>
      </w:ins>
      <w:ins w:id="209" w:author="Geiger, Steve" w:date="2022-05-23T15:55:00Z">
        <w:r w:rsidR="00ED5F8F">
          <w:t xml:space="preserve"> </w:t>
        </w:r>
      </w:ins>
      <w:r w:rsidR="00501CA0">
        <w:t>hypothes</w:t>
      </w:r>
      <w:ins w:id="210" w:author="Geiger, Steve" w:date="2022-05-23T15:55:00Z">
        <w:r w:rsidR="005A0E80">
          <w:t xml:space="preserve">es </w:t>
        </w:r>
      </w:ins>
      <w:del w:id="211" w:author="Geiger, Steve" w:date="2022-05-23T15:55:00Z">
        <w:r w:rsidR="00501CA0" w:rsidDel="005A0E80">
          <w:delText>ized</w:delText>
        </w:r>
      </w:del>
      <w:r w:rsidR="00501CA0">
        <w:t xml:space="preserve"> </w:t>
      </w:r>
      <w:ins w:id="212" w:author="Geiger, Steve" w:date="2022-05-23T15:55:00Z">
        <w:r w:rsidR="005A0E80">
          <w:t xml:space="preserve"> were </w:t>
        </w:r>
      </w:ins>
      <w:proofErr w:type="gramStart"/>
      <w:r w:rsidR="00501CA0">
        <w:t>that trends</w:t>
      </w:r>
      <w:proofErr w:type="gramEnd"/>
      <w:r w:rsidR="00501CA0">
        <w:t xml:space="preserve"> in oyster counts </w:t>
      </w:r>
      <w:del w:id="213" w:author="Geiger, Steve" w:date="2022-05-23T15:56:00Z">
        <w:r w:rsidR="00501CA0" w:rsidDel="005A0E80">
          <w:delText xml:space="preserve">may </w:delText>
        </w:r>
      </w:del>
      <w:r w:rsidR="00501CA0">
        <w:t xml:space="preserve">vary </w:t>
      </w:r>
      <w:del w:id="214" w:author="Geiger, Steve" w:date="2022-05-23T16:15:00Z">
        <w:r w:rsidR="00501CA0" w:rsidDel="00E57D69">
          <w:delText xml:space="preserve">over </w:delText>
        </w:r>
      </w:del>
      <w:r w:rsidR="00501CA0">
        <w:t>similarly over time (Period</w:t>
      </w:r>
      <w:del w:id="215" w:author="Geiger, Steve" w:date="2022-05-23T15:55:00Z">
        <w:r w:rsidR="00501CA0" w:rsidDel="005A0E80">
          <w:delText xml:space="preserve">), </w:delText>
        </w:r>
      </w:del>
      <w:ins w:id="216" w:author="Geiger, Steve" w:date="2022-05-23T15:55:00Z">
        <w:r w:rsidR="005A0E80">
          <w:t xml:space="preserve">) and </w:t>
        </w:r>
      </w:ins>
      <w:r w:rsidR="00501CA0">
        <w:t xml:space="preserve">Bay (Pensacola, St. Andrews, and Apalachicola Bay) or </w:t>
      </w:r>
      <w:ins w:id="217" w:author="Geiger, Steve" w:date="2022-05-23T15:56:00Z">
        <w:r w:rsidR="005A0E80">
          <w:t xml:space="preserve">alternatively that </w:t>
        </w:r>
      </w:ins>
      <w:r w:rsidR="00501CA0">
        <w:t xml:space="preserve">trends in oyster counts </w:t>
      </w:r>
      <w:del w:id="218" w:author="Geiger, Steve" w:date="2022-05-23T15:56:00Z">
        <w:r w:rsidR="00501CA0" w:rsidDel="005A0E80">
          <w:delText xml:space="preserve">may </w:delText>
        </w:r>
      </w:del>
      <w:ins w:id="219" w:author="Geiger, Steve" w:date="2022-05-23T15:56:00Z">
        <w:r w:rsidR="005A0E80">
          <w:t xml:space="preserve">are </w:t>
        </w:r>
      </w:ins>
      <w:del w:id="220" w:author="Geiger, Steve" w:date="2022-05-23T15:56:00Z">
        <w:r w:rsidR="00501CA0" w:rsidDel="005A0E80">
          <w:delText xml:space="preserve">be </w:delText>
        </w:r>
      </w:del>
      <w:r w:rsidR="00501CA0">
        <w:t xml:space="preserve">different among Bays (Period*Bay) over time and </w:t>
      </w:r>
      <w:del w:id="221" w:author="Geiger, Steve" w:date="2022-05-23T15:56:00Z">
        <w:r w:rsidR="00501CA0" w:rsidDel="005A0E80">
          <w:delText xml:space="preserve">created </w:delText>
        </w:r>
      </w:del>
      <w:r w:rsidR="00501CA0">
        <w:t xml:space="preserve">mathematical models </w:t>
      </w:r>
      <w:ins w:id="222" w:author="Geiger, Steve" w:date="2022-05-23T15:56:00Z">
        <w:r w:rsidR="005A0E80">
          <w:t xml:space="preserve">were created </w:t>
        </w:r>
      </w:ins>
      <w:r w:rsidR="00501CA0">
        <w:t xml:space="preserve">to represent these hypotheses (Table X). </w:t>
      </w:r>
      <w:commentRangeEnd w:id="206"/>
      <w:r w:rsidR="003A0487">
        <w:rPr>
          <w:rStyle w:val="CommentReference"/>
        </w:rPr>
        <w:commentReference w:id="206"/>
      </w:r>
      <w:r w:rsidR="00501CA0">
        <w:t xml:space="preserve"> For each model we </w:t>
      </w:r>
      <w:commentRangeStart w:id="223"/>
      <w:commentRangeStart w:id="224"/>
      <w:r w:rsidR="00501CA0">
        <w:t>considered</w:t>
      </w:r>
      <w:r w:rsidR="000B5F61">
        <w:t xml:space="preserve"> site within the Bay as </w:t>
      </w:r>
      <w:commentRangeEnd w:id="223"/>
      <w:r w:rsidR="00E57D69">
        <w:rPr>
          <w:rStyle w:val="CommentReference"/>
        </w:rPr>
        <w:commentReference w:id="223"/>
      </w:r>
      <w:commentRangeEnd w:id="224"/>
      <w:r w:rsidR="00DE0BED">
        <w:rPr>
          <w:rStyle w:val="CommentReference"/>
        </w:rPr>
        <w:commentReference w:id="224"/>
      </w:r>
      <w:r w:rsidR="000B5F61">
        <w:t>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commentRangeStart w:id="225"/>
      <w:r w:rsidR="000B5F61">
        <w:t xml:space="preserve">Because our interest is in how counts of oyster spat change </w:t>
      </w:r>
      <w:r w:rsidR="000B5F61">
        <w:lastRenderedPageBreak/>
        <w:t xml:space="preserve">over time (as a restoration effort to shift the system from an undesired to desired state) we were most interested in the Period </w:t>
      </w:r>
      <w:r w:rsidR="00D65169">
        <w:t>* Bay interactive model including Period as a continuous covariate</w:t>
      </w:r>
      <w:r w:rsidR="00AA1015">
        <w:t>.</w:t>
      </w:r>
      <w:commentRangeEnd w:id="225"/>
      <w:r w:rsidR="00DE0BED">
        <w:rPr>
          <w:rStyle w:val="CommentReference"/>
        </w:rPr>
        <w:commentReference w:id="225"/>
      </w:r>
      <w:r w:rsidR="00AA1015">
        <w:t xml:space="preserve">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w:t>
      </w:r>
      <w:del w:id="226" w:author="Camp, Ed" w:date="2022-05-29T15:30:00Z">
        <w:r w:rsidR="006E5504" w:rsidDel="00D01D9D">
          <w:delText>higher</w:delText>
        </w:r>
        <w:r w:rsidR="00A91886" w:rsidDel="00D01D9D">
          <w:delText xml:space="preserve"> </w:delText>
        </w:r>
      </w:del>
      <w:ins w:id="227" w:author="Camp, Ed" w:date="2022-05-29T15:30:00Z">
        <w:r w:rsidR="00D01D9D">
          <w:t>greater</w:t>
        </w:r>
        <w:r w:rsidR="00D01D9D">
          <w:t xml:space="preserve"> </w:t>
        </w:r>
      </w:ins>
      <w:r w:rsidR="00A91886">
        <w:t>(</w:t>
      </w:r>
      <w:commentRangeStart w:id="228"/>
      <w:r w:rsidR="006E5504">
        <w:t xml:space="preserve">Pensacola Bay, </w:t>
      </w:r>
      <w:r w:rsidR="00A91886">
        <w:t xml:space="preserve">beta = 0.07, </w:t>
      </w:r>
      <w:commentRangeEnd w:id="228"/>
      <w:r w:rsidR="00D01D9D">
        <w:rPr>
          <w:rStyle w:val="CommentReference"/>
        </w:rPr>
        <w:commentReference w:id="228"/>
      </w:r>
      <w:r w:rsidR="00A91886">
        <w:t>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w:t>
      </w:r>
      <w:commentRangeStart w:id="229"/>
      <w:r w:rsidR="00A91886">
        <w:t>exp</w:t>
      </w:r>
      <w:r w:rsidR="00A91886" w:rsidRPr="00B00C20">
        <w:rPr>
          <w:vertAlign w:val="superscript"/>
        </w:rPr>
        <w:t>-0.18</w:t>
      </w:r>
      <w:commentRangeEnd w:id="229"/>
      <w:r w:rsidR="00D01D9D">
        <w:rPr>
          <w:rStyle w:val="CommentReference"/>
        </w:rPr>
        <w:commentReference w:id="229"/>
      </w:r>
      <w:r w:rsidR="00A91886">
        <w:t xml:space="preserve"> = 0.8</w:t>
      </w:r>
      <w:commentRangeStart w:id="230"/>
      <w:r w:rsidR="00A91886">
        <w:t>).</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commentRangeEnd w:id="230"/>
      <w:r w:rsidR="00793763">
        <w:rPr>
          <w:rStyle w:val="CommentReference"/>
        </w:rPr>
        <w:commentReference w:id="230"/>
      </w:r>
    </w:p>
    <w:p w14:paraId="3D548383" w14:textId="0FE4C07B"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w:t>
      </w:r>
      <w:ins w:id="231" w:author="Geiger, Steve" w:date="2022-05-23T16:21:00Z">
        <w:r w:rsidR="00640847">
          <w:t xml:space="preserve">legal </w:t>
        </w:r>
      </w:ins>
      <w:r w:rsidR="00BE54FD">
        <w:t xml:space="preserve">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6E71DD25" w:rsidR="00912438" w:rsidRPr="00912438" w:rsidRDefault="00912438" w:rsidP="00912438">
      <w:pPr>
        <w:spacing w:after="0" w:line="360" w:lineRule="auto"/>
        <w:ind w:firstLine="720"/>
      </w:pPr>
      <w:commentRangeStart w:id="232"/>
      <w:commentRangeStart w:id="233"/>
      <w:r>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w:t>
      </w:r>
      <w:r w:rsidR="00AD70D9">
        <w:lastRenderedPageBreak/>
        <w:t xml:space="preserve">the timing of monitoring post-construction has varied from monitoring beginning within weeks of cultch material being deposited, </w:t>
      </w:r>
      <w:commentRangeStart w:id="234"/>
      <w:r w:rsidR="00AD70D9">
        <w:t>to monitoring not beginning for 1-2 years following cutch placement because of Covid-19 related delays in completing field efforts.</w:t>
      </w:r>
      <w:r>
        <w:t xml:space="preserve"> </w:t>
      </w:r>
      <w:commentRangeEnd w:id="234"/>
      <w:r w:rsidR="00A3189E">
        <w:rPr>
          <w:rStyle w:val="CommentReference"/>
        </w:rPr>
        <w:commentReference w:id="234"/>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commentRangeEnd w:id="232"/>
      <w:r w:rsidR="006F6287">
        <w:rPr>
          <w:rStyle w:val="CommentReference"/>
        </w:rPr>
        <w:commentReference w:id="232"/>
      </w:r>
      <w:commentRangeEnd w:id="233"/>
      <w:r w:rsidR="00886546">
        <w:rPr>
          <w:rStyle w:val="CommentReference"/>
        </w:rPr>
        <w:commentReference w:id="233"/>
      </w:r>
    </w:p>
    <w:p w14:paraId="209A0DE2" w14:textId="756A0737" w:rsidR="00912438" w:rsidRDefault="00912438" w:rsidP="007C361E">
      <w:pPr>
        <w:spacing w:after="0" w:line="360" w:lineRule="auto"/>
      </w:pPr>
      <w:r>
        <w:tab/>
      </w:r>
      <w:commentRangeStart w:id="235"/>
      <w:r>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w:t>
      </w:r>
      <w:commentRangeEnd w:id="235"/>
      <w:r w:rsidR="00886546">
        <w:rPr>
          <w:rStyle w:val="CommentReference"/>
        </w:rPr>
        <w:commentReference w:id="235"/>
      </w:r>
      <w:r>
        <w:t xml:space="preserve">Results from this model </w:t>
      </w:r>
      <w:r w:rsidR="002C7ED3">
        <w:t>found</w:t>
      </w:r>
      <w:r>
        <w:t xml:space="preserve"> Period was significant (beta = -0.1</w:t>
      </w:r>
      <w:r w:rsidR="005E4AC9">
        <w:t>7</w:t>
      </w:r>
      <w:r>
        <w:t>, SE = 0.04, p &lt; 0.</w:t>
      </w:r>
      <w:commentRangeStart w:id="236"/>
      <w:r>
        <w:t>001</w:t>
      </w:r>
      <w:commentRangeEnd w:id="236"/>
      <w:r w:rsidR="00D07B21">
        <w:rPr>
          <w:rStyle w:val="CommentReference"/>
        </w:rPr>
        <w:commentReference w:id="236"/>
      </w:r>
      <w:r>
        <w:t>)</w:t>
      </w:r>
      <w:r w:rsidR="002C7ED3">
        <w:t xml:space="preserve"> suggesting that over time</w:t>
      </w:r>
      <w:r w:rsidR="00035D83">
        <w:t xml:space="preserve"> for each period</w:t>
      </w:r>
      <w:r w:rsidR="002C7ED3">
        <w:t xml:space="preserve"> and across study and cultch material used, and density of cultch material deployed, </w:t>
      </w:r>
      <w:commentRangeStart w:id="237"/>
      <w:r w:rsidR="002C7ED3">
        <w:t>counts of oyster spat did not respond positively to restoration action</w:t>
      </w:r>
      <w:commentRangeEnd w:id="237"/>
      <w:r w:rsidR="00886546">
        <w:rPr>
          <w:rStyle w:val="CommentReference"/>
        </w:rPr>
        <w:commentReference w:id="237"/>
      </w:r>
      <w:r w:rsidR="002C7ED3">
        <w:t xml:space="preserve">.  Predicted number of </w:t>
      </w:r>
      <w:proofErr w:type="gramStart"/>
      <w:r w:rsidR="002C7ED3">
        <w:t>oyster</w:t>
      </w:r>
      <w:proofErr w:type="gramEnd"/>
      <w:r w:rsidR="002C7ED3">
        <w:t xml:space="preserve">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w:t>
      </w:r>
      <w:commentRangeStart w:id="238"/>
      <w:r w:rsidR="00C60143">
        <w:t>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xml:space="preserve">, suggested that the number of low days in the prior period did not influence the number of live </w:t>
      </w:r>
      <w:proofErr w:type="gramStart"/>
      <w:r w:rsidR="00C60143">
        <w:t>spat</w:t>
      </w:r>
      <w:proofErr w:type="gramEnd"/>
      <w:r w:rsidR="00C60143">
        <w:t xml:space="preserve"> in the current period (p = 0.</w:t>
      </w:r>
      <w:r w:rsidR="00C1715F">
        <w:t>27</w:t>
      </w:r>
      <w:r w:rsidR="00C60143">
        <w:t>).</w:t>
      </w:r>
      <w:commentRangeEnd w:id="238"/>
      <w:r w:rsidR="00770D86">
        <w:rPr>
          <w:rStyle w:val="CommentReference"/>
        </w:rPr>
        <w:commentReference w:id="238"/>
      </w:r>
    </w:p>
    <w:p w14:paraId="1726B1BE" w14:textId="0672C7CF" w:rsidR="00035D83" w:rsidRDefault="00035D83" w:rsidP="007C361E">
      <w:pPr>
        <w:spacing w:after="0" w:line="360" w:lineRule="auto"/>
      </w:pPr>
      <w:r>
        <w:tab/>
      </w:r>
      <w:commentRangeStart w:id="239"/>
      <w:commentRangeStart w:id="240"/>
      <w:r>
        <w:t xml:space="preserve">An examination of the different projects, which were deployed in different periods and monitoring begin in different periods, does not provide clear patterns into how counts of oyster spat change over time. </w:t>
      </w:r>
      <w:r w:rsidR="00BB5D4E">
        <w:t xml:space="preserve"> </w:t>
      </w:r>
      <w:commentRangeEnd w:id="239"/>
      <w:r w:rsidR="00A37F6A">
        <w:rPr>
          <w:rStyle w:val="CommentReference"/>
        </w:rPr>
        <w:commentReference w:id="239"/>
      </w:r>
      <w:commentRangeEnd w:id="240"/>
      <w:r w:rsidR="00124F15">
        <w:rPr>
          <w:rStyle w:val="CommentReference"/>
        </w:rPr>
        <w:commentReference w:id="240"/>
      </w:r>
      <w:r w:rsidR="00BB5D4E">
        <w:t>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 xml:space="preserve">so if the restoration is successful, the </w:t>
      </w:r>
      <w:commentRangeStart w:id="241"/>
      <w:r w:rsidR="006278A9">
        <w:lastRenderedPageBreak/>
        <w:t>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 xml:space="preserve">we predicted the number of </w:t>
      </w:r>
      <w:proofErr w:type="gramStart"/>
      <w:r w:rsidR="00BB5D4E">
        <w:t>oyster</w:t>
      </w:r>
      <w:proofErr w:type="gramEnd"/>
      <w:r w:rsidR="00BB5D4E">
        <w:t xml:space="preserve">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w:t>
      </w:r>
      <w:proofErr w:type="gramStart"/>
      <w:r w:rsidR="006278A9">
        <w:t>spat</w:t>
      </w:r>
      <w:proofErr w:type="gramEnd"/>
      <w:r w:rsidR="006278A9">
        <w:t xml:space="preserve"> in Period 14 was lower at about 3.5 (95% CI 1.7 - 7.1).  </w:t>
      </w:r>
      <w:r w:rsidR="00BB5D4E">
        <w:t>For the projects</w:t>
      </w:r>
      <w:r w:rsidR="003F392D">
        <w:t xml:space="preserve"> that used rock cultch</w:t>
      </w:r>
      <w:r w:rsidR="00BB5D4E">
        <w:t xml:space="preserve"> the predicted number of live </w:t>
      </w:r>
      <w:proofErr w:type="gramStart"/>
      <w:r w:rsidR="00BB5D4E">
        <w:t>oyster</w:t>
      </w:r>
      <w:proofErr w:type="gramEnd"/>
      <w:r w:rsidR="00BB5D4E">
        <w:t xml:space="preserve">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242"/>
      <w:r w:rsidR="00C1715F">
        <w:t>9</w:t>
      </w:r>
      <w:commentRangeEnd w:id="242"/>
      <w:r w:rsidR="00C1715F">
        <w:rPr>
          <w:rStyle w:val="CommentReference"/>
        </w:rPr>
        <w:commentReference w:id="242"/>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commentRangeEnd w:id="241"/>
      <w:r w:rsidR="00FD2BD5">
        <w:rPr>
          <w:rStyle w:val="CommentReference"/>
        </w:rPr>
        <w:commentReference w:id="241"/>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w:t>
      </w:r>
      <w:r w:rsidR="00FE72B2" w:rsidRPr="00FD2BD5">
        <w:rPr>
          <w:highlight w:val="yellow"/>
          <w:rPrChange w:id="243" w:author="Geiger, Steve" w:date="2022-05-23T17:05:00Z">
            <w:rPr/>
          </w:rPrChange>
        </w:rPr>
        <w:t xml:space="preserve">The extreme dispersion observed for this project (Figure </w:t>
      </w:r>
      <w:r w:rsidR="00775058" w:rsidRPr="00FD2BD5">
        <w:rPr>
          <w:highlight w:val="yellow"/>
          <w:rPrChange w:id="244" w:author="Geiger, Steve" w:date="2022-05-23T17:05:00Z">
            <w:rPr/>
          </w:rPrChange>
        </w:rPr>
        <w:t>5</w:t>
      </w:r>
      <w:r w:rsidR="00FE72B2" w:rsidRPr="00FD2BD5">
        <w:rPr>
          <w:highlight w:val="yellow"/>
          <w:rPrChange w:id="245" w:author="Geiger, Steve" w:date="2022-05-23T17:05:00Z">
            <w:rPr/>
          </w:rPrChange>
        </w:rPr>
        <w:t>, observed counts) resulted in poor model fit.</w:t>
      </w:r>
    </w:p>
    <w:p w14:paraId="3C9F7495" w14:textId="0846D32C" w:rsidR="002740F9" w:rsidRPr="00BB5D4E" w:rsidRDefault="002740F9" w:rsidP="007C361E">
      <w:pPr>
        <w:spacing w:after="0" w:line="360" w:lineRule="auto"/>
      </w:pPr>
      <w:r>
        <w:tab/>
      </w:r>
      <w:commentRangeStart w:id="246"/>
      <w:r>
        <w:t>Total cultch weights</w:t>
      </w:r>
      <w:r w:rsidR="00775058">
        <w:t xml:space="preserve"> for Apalachicola Bay</w:t>
      </w:r>
      <w:r>
        <w:t xml:space="preserve"> were made integers by rounding to nearest whole k</w:t>
      </w:r>
      <w:r w:rsidR="00154723">
        <w:t>ilogram</w:t>
      </w:r>
      <w:r>
        <w:t xml:space="preserve">.  </w:t>
      </w:r>
      <w:commentRangeEnd w:id="246"/>
      <w:r w:rsidR="00552D63">
        <w:rPr>
          <w:rStyle w:val="CommentReference"/>
        </w:rPr>
        <w:commentReference w:id="246"/>
      </w:r>
      <w:r w:rsidR="00CD4DED">
        <w:t>Data were then subset for each project</w:t>
      </w:r>
      <w:r w:rsidR="00771D3A">
        <w:t xml:space="preserve"> and calculations of mean and variance by project suggested the data were </w:t>
      </w:r>
      <w:r w:rsidR="00272D80">
        <w:t>over dispersed</w:t>
      </w:r>
      <w:r w:rsidR="00771D3A">
        <w:t xml:space="preserve"> (variance &gt; mean</w:t>
      </w:r>
      <w:r w:rsidR="00771D3A" w:rsidRPr="00552D63">
        <w:rPr>
          <w:highlight w:val="yellow"/>
          <w:rPrChange w:id="247" w:author="Geiger, Steve" w:date="2022-05-23T17:07:00Z">
            <w:rPr/>
          </w:rPrChange>
        </w:rPr>
        <w:t>).   We then</w:t>
      </w:r>
      <w:r w:rsidR="00771D3A">
        <w:t xml:space="preserve">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w:t>
      </w:r>
      <w:commentRangeStart w:id="248"/>
      <w:r w:rsidR="00AC7DCE">
        <w:t xml:space="preserve">Period*Substrate </w:t>
      </w:r>
      <w:commentRangeEnd w:id="248"/>
      <w:r w:rsidR="00F16B83">
        <w:rPr>
          <w:rStyle w:val="CommentReference"/>
        </w:rPr>
        <w:commentReference w:id="248"/>
      </w:r>
      <w:r w:rsidR="00AC7DCE">
        <w:t xml:space="preserve">(both with </w:t>
      </w:r>
      <w:proofErr w:type="gramStart"/>
      <w:r w:rsidR="00AC7DCE">
        <w:t>log(</w:t>
      </w:r>
      <w:proofErr w:type="gramEnd"/>
      <w:r w:rsidR="00AC7DCE">
        <w:t>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w:t>
      </w:r>
      <w:r w:rsidR="00042B2A">
        <w:lastRenderedPageBreak/>
        <w:t>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249"/>
      <w:r w:rsidR="00042B2A">
        <w:t>7</w:t>
      </w:r>
      <w:commentRangeEnd w:id="249"/>
      <w:r w:rsidR="00154723">
        <w:rPr>
          <w:rStyle w:val="CommentReference"/>
        </w:rPr>
        <w:commentReference w:id="249"/>
      </w:r>
      <w:r w:rsidR="00042B2A">
        <w:t xml:space="preserve"> kg per ¼-m</w:t>
      </w:r>
      <w:r w:rsidR="00042B2A" w:rsidRPr="00BB5D4E">
        <w:rPr>
          <w:vertAlign w:val="superscript"/>
        </w:rPr>
        <w:t>2</w:t>
      </w:r>
      <w:r w:rsidR="00042B2A">
        <w:t xml:space="preserve"> quadrat (1.1 – 2.7) to about 0.93 (0.6 – 1.5</w:t>
      </w:r>
      <w:commentRangeStart w:id="250"/>
      <w:r w:rsidR="00042B2A">
        <w:t xml:space="preserve">).  Because shell is less dense than rock, the differences in </w:t>
      </w:r>
      <w:commentRangeStart w:id="251"/>
      <w:r w:rsidR="00042B2A">
        <w:t>biomass</w:t>
      </w:r>
      <w:commentRangeEnd w:id="251"/>
      <w:r w:rsidR="00373B35">
        <w:rPr>
          <w:rStyle w:val="CommentReference"/>
        </w:rPr>
        <w:commentReference w:id="251"/>
      </w:r>
      <w:r w:rsidR="00042B2A">
        <w:t xml:space="preserve">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material.  </w:t>
      </w:r>
      <w:commentRangeEnd w:id="250"/>
      <w:r w:rsidR="00373B35">
        <w:rPr>
          <w:rStyle w:val="CommentReference"/>
        </w:rPr>
        <w:commentReference w:id="250"/>
      </w:r>
      <w:commentRangeStart w:id="252"/>
      <w:r w:rsidR="0019594C">
        <w:t>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commentRangeEnd w:id="252"/>
      <w:r w:rsidR="007A6DCC">
        <w:rPr>
          <w:rStyle w:val="CommentReference"/>
        </w:rPr>
        <w:commentReference w:id="252"/>
      </w:r>
      <w:r w:rsidR="00685B03">
        <w:t>Finally,</w:t>
      </w:r>
      <w:r w:rsidR="00CD09D5">
        <w:t xml:space="preserve"> </w:t>
      </w:r>
      <w:r w:rsidR="00CD09D5" w:rsidRPr="007A6DCC">
        <w:rPr>
          <w:highlight w:val="yellow"/>
          <w:rPrChange w:id="253" w:author="Geiger, Steve" w:date="2022-05-23T17:15:00Z">
            <w:rPr/>
          </w:rPrChange>
        </w:rPr>
        <w:t>we assessed</w:t>
      </w:r>
      <w:r w:rsidR="00CD09D5">
        <w:t xml:space="preserve"> the relationships among the biomass of cultch and number of live </w:t>
      </w:r>
      <w:proofErr w:type="gramStart"/>
      <w:r w:rsidR="00CD09D5">
        <w:t>oyster</w:t>
      </w:r>
      <w:proofErr w:type="gramEnd"/>
      <w:r w:rsidR="00CD09D5">
        <w:t xml:space="preserve"> spat from each quadrat.  </w:t>
      </w:r>
      <w:commentRangeStart w:id="254"/>
      <w:r w:rsidR="00CD09D5">
        <w:t>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w:t>
      </w:r>
      <w:commentRangeEnd w:id="254"/>
      <w:r w:rsidR="00D3550D">
        <w:rPr>
          <w:rStyle w:val="CommentReference"/>
        </w:rPr>
        <w:commentReference w:id="254"/>
      </w:r>
      <w:commentRangeStart w:id="255"/>
      <w:r w:rsidR="00D060AA">
        <w:t>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proofErr w:type="gramStart"/>
      <w:r w:rsidR="00D060AA">
        <w:t>spat</w:t>
      </w:r>
      <w:proofErr w:type="gramEnd"/>
      <w:r w:rsidR="00671C2B">
        <w:t xml:space="preserve"> observed</w:t>
      </w:r>
      <w:r w:rsidR="00D060AA">
        <w:t xml:space="preserve"> can vary widely</w:t>
      </w:r>
      <w:r w:rsidR="00671C2B">
        <w:t xml:space="preserve">.  How the biomass of cultch that persists on reefs at present relates </w:t>
      </w:r>
      <w:r w:rsidR="00671C2B" w:rsidRPr="00432A94">
        <w:rPr>
          <w:highlight w:val="yellow"/>
          <w:rPrChange w:id="256" w:author="Geiger, Steve" w:date="2022-05-23T17:18:00Z">
            <w:rPr/>
          </w:rPrChange>
        </w:rPr>
        <w:t>to biomass</w:t>
      </w:r>
      <w:r w:rsidR="00671C2B">
        <w:t xml:space="preserve"> of cultch when oyster populations were higher and supporting a commercial fishery is unknown.</w:t>
      </w:r>
      <w:commentRangeEnd w:id="255"/>
      <w:r w:rsidR="00F6348D">
        <w:rPr>
          <w:rStyle w:val="CommentReference"/>
        </w:rPr>
        <w:commentReference w:id="255"/>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w:t>
      </w:r>
      <w:commentRangeStart w:id="257"/>
      <w:r w:rsidR="00371A1B">
        <w:t>Regional river discharge patterns in 2019-2021 generally been average to above average for most months (Figure 9).</w:t>
      </w:r>
      <w:commentRangeEnd w:id="257"/>
      <w:r w:rsidR="00FD6C66">
        <w:rPr>
          <w:rStyle w:val="CommentReference"/>
        </w:rPr>
        <w:commentReference w:id="257"/>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55DC67DD" w14:textId="267979E8" w:rsidR="00066076" w:rsidRDefault="00921CF1" w:rsidP="007C361E">
      <w:pPr>
        <w:spacing w:after="0" w:line="360" w:lineRule="auto"/>
        <w:rPr>
          <w:ins w:id="258" w:author="Geiger, Steve" w:date="2022-05-24T09:05:00Z"/>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 xml:space="preserve">ts in Apalachicola Bay where irregular </w:t>
      </w:r>
      <w:del w:id="259" w:author="Geiger, Steve" w:date="2022-05-24T09:03:00Z">
        <w:r w:rsidR="001A0FB8" w:rsidRPr="001A0FB8" w:rsidDel="001F4E39">
          <w:rPr>
            <w:rFonts w:cstheme="minorHAnsi"/>
          </w:rPr>
          <w:delText xml:space="preserve">clutching </w:delText>
        </w:r>
      </w:del>
      <w:proofErr w:type="spellStart"/>
      <w:ins w:id="260" w:author="Geiger, Steve" w:date="2022-05-24T09:03:00Z">
        <w:r w:rsidR="001F4E39">
          <w:rPr>
            <w:rFonts w:cstheme="minorHAnsi"/>
          </w:rPr>
          <w:t>cultching</w:t>
        </w:r>
        <w:proofErr w:type="spellEnd"/>
        <w:r w:rsidR="001F4E39" w:rsidRPr="001A0FB8">
          <w:rPr>
            <w:rFonts w:cstheme="minorHAnsi"/>
          </w:rPr>
          <w:t xml:space="preserve"> </w:t>
        </w:r>
      </w:ins>
      <w:r w:rsidR="001A0FB8" w:rsidRPr="001A0FB8">
        <w:rPr>
          <w:rFonts w:cstheme="minorHAnsi"/>
        </w:rPr>
        <w:t xml:space="preserve">has been part of oyster management efforts since at least 1949 (Whitfield and </w:t>
      </w:r>
      <w:proofErr w:type="spellStart"/>
      <w:r w:rsidR="001A0FB8" w:rsidRPr="001A0FB8">
        <w:rPr>
          <w:rFonts w:cstheme="minorHAnsi"/>
        </w:rPr>
        <w:t>Beaumariage</w:t>
      </w:r>
      <w:proofErr w:type="spellEnd"/>
      <w:r w:rsidR="001A0FB8" w:rsidRPr="001A0FB8">
        <w:rPr>
          <w:rFonts w:cstheme="minorHAnsi"/>
        </w:rPr>
        <w:t xml:space="preserve"> 1977)</w:t>
      </w:r>
      <w:r w:rsidR="00EA5631">
        <w:rPr>
          <w:rFonts w:cstheme="minorHAnsi"/>
        </w:rPr>
        <w:t>.  Hurricane Elena in 1985 is thought to have</w:t>
      </w:r>
      <w:r w:rsidR="002E1880">
        <w:rPr>
          <w:rFonts w:cstheme="minorHAnsi"/>
        </w:rPr>
        <w:t xml:space="preserve"> had major </w:t>
      </w:r>
      <w:r w:rsidR="00A107F3">
        <w:rPr>
          <w:rFonts w:cstheme="minorHAnsi"/>
        </w:rPr>
        <w:t>impact</w:t>
      </w:r>
      <w:r w:rsidR="002E1880">
        <w:rPr>
          <w:rFonts w:cstheme="minorHAnsi"/>
        </w:rPr>
        <w:t xml:space="preserve"> on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w:t>
      </w:r>
      <w:r w:rsidR="003431ED">
        <w:rPr>
          <w:rFonts w:cstheme="minorHAnsi"/>
        </w:rPr>
        <w:lastRenderedPageBreak/>
        <w:t>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EA5631">
        <w:rPr>
          <w:rFonts w:cstheme="minorHAnsi"/>
        </w:rPr>
        <w:t xml:space="preserve">restoration effort for oyster populations including fishery closures, </w:t>
      </w:r>
      <w:commentRangeStart w:id="261"/>
      <w:del w:id="262" w:author="Geiger, Steve" w:date="2022-05-24T09:04:00Z">
        <w:r w:rsidR="001A0FB8" w:rsidDel="003D472D">
          <w:rPr>
            <w:rFonts w:cstheme="minorHAnsi"/>
          </w:rPr>
          <w:delText xml:space="preserve">experimental </w:delText>
        </w:r>
        <w:r w:rsidR="001A0FB8" w:rsidDel="002E6CBD">
          <w:rPr>
            <w:rFonts w:cstheme="minorHAnsi"/>
          </w:rPr>
          <w:delText xml:space="preserve">clutching </w:delText>
        </w:r>
      </w:del>
      <w:commentRangeEnd w:id="261"/>
      <w:r w:rsidR="003D472D">
        <w:rPr>
          <w:rStyle w:val="CommentReference"/>
        </w:rPr>
        <w:commentReference w:id="261"/>
      </w:r>
      <w:proofErr w:type="spellStart"/>
      <w:ins w:id="263" w:author="Geiger, Steve" w:date="2022-05-24T09:04:00Z">
        <w:r w:rsidR="002E6CBD">
          <w:rPr>
            <w:rFonts w:cstheme="minorHAnsi"/>
          </w:rPr>
          <w:t>cultching</w:t>
        </w:r>
        <w:proofErr w:type="spellEnd"/>
        <w:r w:rsidR="002E6CBD">
          <w:rPr>
            <w:rFonts w:cstheme="minorHAnsi"/>
          </w:rPr>
          <w:t xml:space="preserve"> </w:t>
        </w:r>
      </w:ins>
      <w:r w:rsidR="001A0FB8">
        <w:rPr>
          <w:rFonts w:cstheme="minorHAnsi"/>
        </w:rPr>
        <w:t>effort</w:t>
      </w:r>
      <w:r w:rsidR="00EA5631">
        <w:rPr>
          <w:rFonts w:cstheme="minorHAnsi"/>
        </w:rPr>
        <w:t xml:space="preserve">, </w:t>
      </w:r>
      <w:ins w:id="264" w:author="Camp, Ed" w:date="2022-05-29T15:51:00Z">
        <w:r w:rsidR="00146E90">
          <w:rPr>
            <w:rFonts w:cstheme="minorHAnsi"/>
          </w:rPr>
          <w:t>as well as a shift to an active, harvest management policy with</w:t>
        </w:r>
      </w:ins>
      <w:del w:id="265" w:author="Camp, Ed" w:date="2022-05-29T15:51:00Z">
        <w:r w:rsidR="00EA5631" w:rsidDel="00146E90">
          <w:rPr>
            <w:rFonts w:cstheme="minorHAnsi"/>
          </w:rPr>
          <w:delText>and</w:delText>
        </w:r>
      </w:del>
      <w:r w:rsidR="00EA5631">
        <w:rPr>
          <w:rFonts w:cstheme="minorHAnsi"/>
        </w:rPr>
        <w:t xml:space="preserve"> on-water check stations following fishery re-opening to monitor harvests (Berrigan 1990)</w:t>
      </w:r>
      <w:r w:rsidR="000B74EA">
        <w:rPr>
          <w:rFonts w:cstheme="minorHAnsi"/>
        </w:rPr>
        <w:t>.</w:t>
      </w:r>
      <w:r w:rsidR="00EA5631">
        <w:rPr>
          <w:rFonts w:cstheme="minorHAnsi"/>
        </w:rPr>
        <w:t xml:space="preserve">  </w:t>
      </w:r>
      <w:r w:rsidR="00A107F3">
        <w:rPr>
          <w:rFonts w:cstheme="minorHAnsi"/>
        </w:rPr>
        <w:t>R</w:t>
      </w:r>
      <w:r w:rsidR="00EA5631">
        <w:rPr>
          <w:rFonts w:cstheme="minorHAnsi"/>
        </w:rPr>
        <w:t>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proofErr w:type="spellStart"/>
      <w:r w:rsidR="0067065C" w:rsidRPr="0067065C">
        <w:rPr>
          <w:rFonts w:cstheme="minorHAnsi"/>
          <w:i/>
          <w:iCs/>
        </w:rPr>
        <w:t>Rangia</w:t>
      </w:r>
      <w:proofErr w:type="spellEnd"/>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xml:space="preserve">, with reported landings and related excise fees recovering </w:t>
      </w:r>
      <w:r w:rsidR="00A107F3">
        <w:rPr>
          <w:rFonts w:cstheme="minorHAnsi"/>
        </w:rPr>
        <w:t xml:space="preserve">the </w:t>
      </w:r>
      <w:r w:rsidR="003431ED">
        <w:rPr>
          <w:rFonts w:cstheme="minorHAnsi"/>
        </w:rPr>
        <w:t>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1F8D8862" w14:textId="77777777" w:rsidR="004A598C" w:rsidRDefault="004A598C" w:rsidP="007C361E">
      <w:pPr>
        <w:spacing w:after="0" w:line="360" w:lineRule="auto"/>
        <w:rPr>
          <w:rFonts w:cstheme="minorHAnsi"/>
        </w:rPr>
      </w:pP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5E5FF59" w14:textId="1BFC5869" w:rsidR="00CC728B" w:rsidRDefault="00066076" w:rsidP="007C361E">
      <w:pPr>
        <w:spacing w:after="0" w:line="360" w:lineRule="auto"/>
        <w:rPr>
          <w:rFonts w:cstheme="minorHAnsi"/>
        </w:rPr>
      </w:pPr>
      <w:r>
        <w:rPr>
          <w:rFonts w:cstheme="minorHAnsi"/>
        </w:rPr>
        <w:tab/>
      </w:r>
      <w:commentRangeStart w:id="266"/>
      <w:r>
        <w:rPr>
          <w:rFonts w:cstheme="minorHAnsi"/>
        </w:rPr>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w:t>
      </w:r>
      <w:commentRangeEnd w:id="266"/>
      <w:r w:rsidR="00146E90">
        <w:rPr>
          <w:rStyle w:val="CommentReference"/>
        </w:rPr>
        <w:commentReference w:id="266"/>
      </w:r>
      <w:r w:rsidR="003431ED">
        <w:rPr>
          <w:rFonts w:cstheme="minorHAnsi"/>
        </w:rPr>
        <w:t xml:space="preserve">for Apalachicola </w:t>
      </w:r>
      <w:proofErr w:type="spellStart"/>
      <w:r w:rsidR="003431ED">
        <w:rPr>
          <w:rFonts w:cstheme="minorHAnsi"/>
        </w:rPr>
        <w:t>Bay</w:t>
      </w:r>
      <w:del w:id="267" w:author="Geiger, Steve" w:date="2022-05-24T09:07:00Z">
        <w:r w:rsidR="003431ED" w:rsidDel="004D614D">
          <w:rPr>
            <w:rFonts w:cstheme="minorHAnsi"/>
          </w:rPr>
          <w:delText>.  Comparative data</w:delText>
        </w:r>
        <w:r w:rsidR="009B1206" w:rsidDel="004D614D">
          <w:rPr>
            <w:rFonts w:cstheme="minorHAnsi"/>
          </w:rPr>
          <w:delText xml:space="preserve"> on h</w:delText>
        </w:r>
      </w:del>
      <w:ins w:id="268" w:author="Geiger, Steve" w:date="2022-05-24T09:07:00Z">
        <w:r w:rsidR="004D614D">
          <w:rPr>
            <w:rFonts w:cstheme="minorHAnsi"/>
          </w:rPr>
          <w:t>H</w:t>
        </w:r>
      </w:ins>
      <w:r w:rsidR="009B1206">
        <w:rPr>
          <w:rFonts w:cstheme="minorHAnsi"/>
        </w:rPr>
        <w:t>istoric</w:t>
      </w:r>
      <w:proofErr w:type="spellEnd"/>
      <w:r w:rsidR="009B1206">
        <w:rPr>
          <w:rFonts w:cstheme="minorHAnsi"/>
        </w:rPr>
        <w:t xml:space="preserve"> clutching efforts for</w:t>
      </w:r>
      <w:r w:rsidR="003431ED">
        <w:rPr>
          <w:rFonts w:cstheme="minorHAnsi"/>
        </w:rPr>
        <w:t xml:space="preserve"> Pensacola and St. Andrews bays </w:t>
      </w:r>
      <w:del w:id="269" w:author="Geiger, Steve" w:date="2022-05-24T09:07:00Z">
        <w:r w:rsidR="003431ED" w:rsidDel="004D614D">
          <w:rPr>
            <w:rFonts w:cstheme="minorHAnsi"/>
          </w:rPr>
          <w:delText>are not available</w:delText>
        </w:r>
      </w:del>
      <w:ins w:id="270" w:author="Geiger, Steve" w:date="2022-05-24T09:07:00Z">
        <w:r w:rsidR="004D614D">
          <w:rPr>
            <w:rFonts w:cstheme="minorHAnsi"/>
          </w:rPr>
          <w:t xml:space="preserve">were typically </w:t>
        </w:r>
        <w:r w:rsidR="00690771">
          <w:rPr>
            <w:rFonts w:cstheme="minorHAnsi"/>
          </w:rPr>
          <w:t>100-250 yds/acre</w:t>
        </w:r>
      </w:ins>
      <w:ins w:id="271" w:author="Geiger, Steve" w:date="2022-05-24T09:08:00Z">
        <w:r w:rsidR="00690771">
          <w:rPr>
            <w:rFonts w:cstheme="minorHAnsi"/>
          </w:rPr>
          <w:t xml:space="preserve"> </w:t>
        </w:r>
      </w:ins>
      <w:ins w:id="272" w:author="Geiger, Steve" w:date="2022-05-24T09:10:00Z">
        <w:r w:rsidR="00977D7D">
          <w:rPr>
            <w:rFonts w:cstheme="minorHAnsi"/>
          </w:rPr>
          <w:t xml:space="preserve">and occurred 23 times in </w:t>
        </w:r>
        <w:r w:rsidR="00C44ED0">
          <w:rPr>
            <w:rFonts w:cstheme="minorHAnsi"/>
          </w:rPr>
          <w:t>Escambia / Santa Rosa since 1970</w:t>
        </w:r>
      </w:ins>
      <w:ins w:id="273" w:author="Geiger, Steve" w:date="2022-05-24T09:37:00Z">
        <w:r w:rsidR="005C5C07">
          <w:rPr>
            <w:rFonts w:cstheme="minorHAnsi"/>
          </w:rPr>
          <w:t xml:space="preserve"> </w:t>
        </w:r>
        <w:commentRangeStart w:id="274"/>
        <w:r w:rsidR="005C5C07">
          <w:rPr>
            <w:rFonts w:cstheme="minorHAnsi"/>
          </w:rPr>
          <w:t>(</w:t>
        </w:r>
      </w:ins>
      <w:ins w:id="275" w:author="Geiger, Steve" w:date="2022-05-24T09:38:00Z">
        <w:r w:rsidR="005A0590">
          <w:rPr>
            <w:rFonts w:cstheme="minorHAnsi"/>
          </w:rPr>
          <w:t>GS</w:t>
        </w:r>
        <w:r w:rsidR="00324010">
          <w:rPr>
            <w:rFonts w:cstheme="minorHAnsi"/>
          </w:rPr>
          <w:t>MFC 2012)</w:t>
        </w:r>
      </w:ins>
      <w:ins w:id="276" w:author="Geiger, Steve" w:date="2022-05-24T09:20:00Z">
        <w:r w:rsidR="0089163A">
          <w:rPr>
            <w:rFonts w:cstheme="minorHAnsi"/>
          </w:rPr>
          <w:t xml:space="preserve">.  </w:t>
        </w:r>
      </w:ins>
      <w:commentRangeEnd w:id="274"/>
      <w:ins w:id="277" w:author="Geiger, Steve" w:date="2022-05-24T09:38:00Z">
        <w:r w:rsidR="00324010">
          <w:rPr>
            <w:rStyle w:val="CommentReference"/>
          </w:rPr>
          <w:commentReference w:id="274"/>
        </w:r>
      </w:ins>
      <w:ins w:id="278" w:author="Geiger, Steve" w:date="2022-05-24T09:20:00Z">
        <w:r w:rsidR="0089163A">
          <w:rPr>
            <w:rFonts w:cstheme="minorHAnsi"/>
          </w:rPr>
          <w:t xml:space="preserve">The Pensacola system received </w:t>
        </w:r>
        <w:r w:rsidR="003D5C9E">
          <w:rPr>
            <w:rFonts w:cstheme="minorHAnsi"/>
          </w:rPr>
          <w:t>66, 647 yds</w:t>
        </w:r>
        <w:r w:rsidR="003D5C9E" w:rsidRPr="003D5C9E">
          <w:rPr>
            <w:rFonts w:cstheme="minorHAnsi"/>
            <w:vertAlign w:val="superscript"/>
            <w:rPrChange w:id="279" w:author="Geiger, Steve" w:date="2022-05-24T09:20:00Z">
              <w:rPr>
                <w:rFonts w:cstheme="minorHAnsi"/>
              </w:rPr>
            </w:rPrChange>
          </w:rPr>
          <w:t>3</w:t>
        </w:r>
        <w:r w:rsidR="003D5C9E">
          <w:rPr>
            <w:rFonts w:cstheme="minorHAnsi"/>
          </w:rPr>
          <w:t xml:space="preserve"> between </w:t>
        </w:r>
      </w:ins>
      <w:ins w:id="280" w:author="Geiger, Steve" w:date="2022-05-24T09:21:00Z">
        <w:r w:rsidR="00110BB1">
          <w:rPr>
            <w:rFonts w:cstheme="minorHAnsi"/>
          </w:rPr>
          <w:t>1970 and 2009 which was planted on</w:t>
        </w:r>
        <w:r w:rsidR="006C185B">
          <w:rPr>
            <w:rFonts w:cstheme="minorHAnsi"/>
          </w:rPr>
          <w:t xml:space="preserve"> 281 acres.  While no records exist it’s likel</w:t>
        </w:r>
      </w:ins>
      <w:ins w:id="281" w:author="Geiger, Steve" w:date="2022-05-24T09:22:00Z">
        <w:r w:rsidR="006C185B">
          <w:rPr>
            <w:rFonts w:cstheme="minorHAnsi"/>
          </w:rPr>
          <w:t xml:space="preserve">y some reefs were cultched multiple times.  </w:t>
        </w:r>
      </w:ins>
      <w:ins w:id="282" w:author="Geiger, Steve" w:date="2022-05-24T09:31:00Z">
        <w:r w:rsidR="0040341B">
          <w:rPr>
            <w:rFonts w:cstheme="minorHAnsi"/>
          </w:rPr>
          <w:t xml:space="preserve">During the same period, </w:t>
        </w:r>
      </w:ins>
      <w:ins w:id="283" w:author="Geiger, Steve" w:date="2022-05-24T09:22:00Z">
        <w:r w:rsidR="004A1A8E">
          <w:rPr>
            <w:rFonts w:cstheme="minorHAnsi"/>
          </w:rPr>
          <w:t xml:space="preserve">St. Andrew Bay received </w:t>
        </w:r>
      </w:ins>
      <w:ins w:id="284" w:author="Geiger, Steve" w:date="2022-05-24T09:31:00Z">
        <w:r w:rsidR="005C2FE7">
          <w:rPr>
            <w:rFonts w:cstheme="minorHAnsi"/>
          </w:rPr>
          <w:t>498</w:t>
        </w:r>
        <w:r w:rsidR="0040341B">
          <w:rPr>
            <w:rFonts w:cstheme="minorHAnsi"/>
          </w:rPr>
          <w:t xml:space="preserve">91 yd3 on </w:t>
        </w:r>
      </w:ins>
      <w:ins w:id="285" w:author="Geiger, Steve" w:date="2022-05-24T09:33:00Z">
        <w:r w:rsidR="009D6DB0">
          <w:rPr>
            <w:rFonts w:cstheme="minorHAnsi"/>
          </w:rPr>
          <w:t>215 acres</w:t>
        </w:r>
      </w:ins>
      <w:r w:rsidR="003431ED">
        <w:rPr>
          <w:rFonts w:cstheme="minorHAnsi"/>
        </w:rPr>
        <w:t>.</w:t>
      </w:r>
      <w:ins w:id="286" w:author="Geiger, Steve" w:date="2022-05-24T09:33:00Z">
        <w:r w:rsidR="009D6DB0">
          <w:rPr>
            <w:rFonts w:cstheme="minorHAnsi"/>
          </w:rPr>
          <w:t xml:space="preserve">  In all </w:t>
        </w:r>
        <w:proofErr w:type="spellStart"/>
        <w:r w:rsidR="0095139D">
          <w:rPr>
            <w:rFonts w:cstheme="minorHAnsi"/>
          </w:rPr>
          <w:t>Flroida</w:t>
        </w:r>
        <w:proofErr w:type="spellEnd"/>
        <w:r w:rsidR="0095139D">
          <w:rPr>
            <w:rFonts w:cstheme="minorHAnsi"/>
          </w:rPr>
          <w:t xml:space="preserve"> estuaries, the primary source of substrate was </w:t>
        </w:r>
      </w:ins>
      <w:ins w:id="287" w:author="Geiger, Steve" w:date="2022-05-24T09:34:00Z">
        <w:r w:rsidR="004178C1">
          <w:rPr>
            <w:rFonts w:cstheme="minorHAnsi"/>
          </w:rPr>
          <w:t xml:space="preserve">primarily processed oyster shell in the 1970s and 1980s, </w:t>
        </w:r>
        <w:r w:rsidR="00550682">
          <w:rPr>
            <w:rFonts w:cstheme="minorHAnsi"/>
          </w:rPr>
          <w:t>then adding d</w:t>
        </w:r>
      </w:ins>
      <w:ins w:id="288" w:author="Geiger, Steve" w:date="2022-05-24T09:35:00Z">
        <w:r w:rsidR="00550682">
          <w:rPr>
            <w:rFonts w:cstheme="minorHAnsi"/>
          </w:rPr>
          <w:t xml:space="preserve">redged clam and dredged oyster shell </w:t>
        </w:r>
        <w:r w:rsidR="001B5D9D">
          <w:rPr>
            <w:rFonts w:cstheme="minorHAnsi"/>
          </w:rPr>
          <w:t>in the mid-1980s</w:t>
        </w:r>
        <w:commentRangeStart w:id="289"/>
        <w:r w:rsidR="001B5D9D">
          <w:rPr>
            <w:rFonts w:cstheme="minorHAnsi"/>
          </w:rPr>
          <w:t xml:space="preserve">.  </w:t>
        </w:r>
      </w:ins>
      <w:ins w:id="290" w:author="Geiger, Steve" w:date="2022-05-24T09:34:00Z">
        <w:r w:rsidR="004178C1">
          <w:rPr>
            <w:rFonts w:cstheme="minorHAnsi"/>
          </w:rPr>
          <w:t xml:space="preserve"> </w:t>
        </w:r>
      </w:ins>
      <w:ins w:id="291" w:author="Geiger, Steve" w:date="2022-05-24T09:35:00Z">
        <w:r w:rsidR="001B5D9D">
          <w:rPr>
            <w:rFonts w:cstheme="minorHAnsi"/>
          </w:rPr>
          <w:t>A switch to primarily fo</w:t>
        </w:r>
      </w:ins>
      <w:ins w:id="292" w:author="Geiger, Steve" w:date="2022-05-24T09:36:00Z">
        <w:r w:rsidR="001B5D9D">
          <w:rPr>
            <w:rFonts w:cstheme="minorHAnsi"/>
          </w:rPr>
          <w:t xml:space="preserve">ssil shell occurred around </w:t>
        </w:r>
        <w:r w:rsidR="00B9774B">
          <w:rPr>
            <w:rFonts w:cstheme="minorHAnsi"/>
          </w:rPr>
          <w:t>2005. Other infrequ</w:t>
        </w:r>
        <w:r w:rsidR="005C5C07">
          <w:rPr>
            <w:rFonts w:cstheme="minorHAnsi"/>
          </w:rPr>
          <w:t xml:space="preserve">ent substrates included limestone and </w:t>
        </w:r>
      </w:ins>
      <w:ins w:id="293" w:author="Geiger, Steve" w:date="2022-05-24T09:37:00Z">
        <w:r w:rsidR="005C5C07">
          <w:rPr>
            <w:rFonts w:cstheme="minorHAnsi"/>
          </w:rPr>
          <w:t>calico scallop shells.</w:t>
        </w:r>
      </w:ins>
      <w:ins w:id="294" w:author="Geiger, Steve" w:date="2022-05-24T09:34:00Z">
        <w:r w:rsidR="004178C1">
          <w:rPr>
            <w:rFonts w:cstheme="minorHAnsi"/>
          </w:rPr>
          <w:t xml:space="preserve"> </w:t>
        </w:r>
      </w:ins>
      <w:r w:rsidR="003431ED">
        <w:rPr>
          <w:rFonts w:cstheme="minorHAnsi"/>
        </w:rPr>
        <w:t xml:space="preserve">  </w:t>
      </w:r>
      <w:commentRangeEnd w:id="289"/>
      <w:r w:rsidR="00952DAF">
        <w:rPr>
          <w:rStyle w:val="CommentReference"/>
        </w:rPr>
        <w:commentReference w:id="289"/>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predict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281A8442" w:rsidR="00CC728B" w:rsidRDefault="00AC54CD" w:rsidP="00CC728B">
      <w:pPr>
        <w:spacing w:after="0" w:line="360" w:lineRule="auto"/>
        <w:ind w:firstLine="720"/>
        <w:rPr>
          <w:rFonts w:cstheme="minorHAnsi"/>
        </w:rPr>
      </w:pPr>
      <w:r>
        <w:rPr>
          <w:rFonts w:cstheme="minorHAnsi"/>
        </w:rPr>
        <w:t>Importantly, these</w:t>
      </w:r>
      <w:r w:rsidR="00A107F3">
        <w:rPr>
          <w:rFonts w:cstheme="minorHAnsi"/>
        </w:rPr>
        <w:t xml:space="preserve"> recommended or observed cultching levels</w:t>
      </w:r>
      <w:r>
        <w:rPr>
          <w:rFonts w:cstheme="minorHAnsi"/>
        </w:rPr>
        <w:t xml:space="preserve"> are area estimates (400 ac recommend from simulation, 100 ac restored on average since the mid-1980s) which describe the </w:t>
      </w:r>
      <w:r>
        <w:rPr>
          <w:rFonts w:cstheme="minorHAnsi"/>
        </w:rPr>
        <w:lastRenderedPageBreak/>
        <w:t>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ied a key uncertainty to address of</w:t>
      </w:r>
      <w:r w:rsidR="004263DE">
        <w:rPr>
          <w:rFonts w:cstheme="minorHAnsi"/>
        </w:rPr>
        <w:t xml:space="preserve"> determining the volume to cultch </w:t>
      </w:r>
      <w:r w:rsidR="00A107F3">
        <w:rPr>
          <w:rFonts w:cstheme="minorHAnsi"/>
        </w:rPr>
        <w:t>to use in these efforts</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w:t>
      </w:r>
      <w:r w:rsidR="00A107F3">
        <w:rPr>
          <w:rFonts w:cstheme="minorHAnsi"/>
        </w:rPr>
        <w:t xml:space="preserve"> (the height from the bottom)</w:t>
      </w:r>
      <w:r w:rsidR="00626667">
        <w:rPr>
          <w:rFonts w:cstheme="minorHAnsi"/>
        </w:rPr>
        <w:t xml:space="preserve"> may be important in terms of elevating the reef into suitable water quality or hydrodynamic conditions</w:t>
      </w:r>
      <w:r w:rsidR="004263DE">
        <w:rPr>
          <w:rFonts w:cstheme="minorHAnsi"/>
        </w:rPr>
        <w:t xml:space="preserve"> and has</w:t>
      </w:r>
      <w:r w:rsidR="00A107F3">
        <w:rPr>
          <w:rFonts w:cstheme="minorHAnsi"/>
        </w:rPr>
        <w:t xml:space="preserve"> elevation</w:t>
      </w:r>
      <w:r w:rsidR="004263DE">
        <w:rPr>
          <w:rFonts w:cstheme="minorHAnsi"/>
        </w:rPr>
        <w:t xml:space="preserve"> recently 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reefs higher reefs were less likely to go extinct.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295"/>
      <w:r w:rsidR="00F613D3">
        <w:rPr>
          <w:rFonts w:cstheme="minorHAnsi"/>
        </w:rPr>
        <w:t>2017</w:t>
      </w:r>
      <w:commentRangeEnd w:id="295"/>
      <w:r w:rsidR="00F613D3">
        <w:rPr>
          <w:rStyle w:val="CommentReference"/>
        </w:rPr>
        <w:commentReference w:id="295"/>
      </w:r>
      <w:r w:rsidR="00F613D3">
        <w:rPr>
          <w:rFonts w:cstheme="minorHAnsi"/>
        </w:rPr>
        <w:t>)</w:t>
      </w:r>
      <w:r w:rsidR="00C41D40">
        <w:rPr>
          <w:rFonts w:cstheme="minorHAnsi"/>
        </w:rPr>
        <w:t xml:space="preserve">.  </w:t>
      </w:r>
      <w:del w:id="296" w:author="Geiger, Steve" w:date="2022-05-24T09:44:00Z">
        <w:r w:rsidR="00C41D40" w:rsidDel="00BA010D">
          <w:rPr>
            <w:rFonts w:cstheme="minorHAnsi"/>
          </w:rPr>
          <w:delText xml:space="preserve">However, that experiment does not appear to have </w:delText>
        </w:r>
        <w:r w:rsidR="00F613D3" w:rsidDel="00BA010D">
          <w:rPr>
            <w:rFonts w:cstheme="minorHAnsi"/>
          </w:rPr>
          <w:delText>answered</w:delText>
        </w:r>
        <w:r w:rsidR="00C41D40" w:rsidDel="00BA010D">
          <w:rPr>
            <w:rFonts w:cstheme="minorHAnsi"/>
          </w:rPr>
          <w:delText xml:space="preserve"> the questions as designed</w:delText>
        </w:r>
        <w:r w:rsidR="00F613D3" w:rsidDel="00BA010D">
          <w:rPr>
            <w:rFonts w:cstheme="minorHAnsi"/>
          </w:rPr>
          <w:delText>, perhaps because of construction challenges leading to limited contrast in elevation among the different cultch treatments.</w:delText>
        </w:r>
        <w:r w:rsidR="00C41D40" w:rsidDel="00BA010D">
          <w:rPr>
            <w:rFonts w:cstheme="minorHAnsi"/>
          </w:rPr>
          <w:delText xml:space="preserve">  </w:delText>
        </w:r>
      </w:del>
      <w:commentRangeStart w:id="297"/>
      <w:ins w:id="298" w:author="Geiger, Steve" w:date="2022-05-24T09:44:00Z">
        <w:r w:rsidR="00BA010D">
          <w:rPr>
            <w:rFonts w:cstheme="minorHAnsi"/>
          </w:rPr>
          <w:t xml:space="preserve">Results indicated that </w:t>
        </w:r>
      </w:ins>
      <w:ins w:id="299" w:author="Geiger, Steve" w:date="2022-05-24T09:45:00Z">
        <w:r w:rsidR="00095BA6">
          <w:rPr>
            <w:rFonts w:cstheme="minorHAnsi"/>
          </w:rPr>
          <w:t>clutching at 300-400 yds</w:t>
        </w:r>
        <w:r w:rsidR="00095BA6" w:rsidRPr="00F15AE8">
          <w:rPr>
            <w:rFonts w:cstheme="minorHAnsi"/>
            <w:vertAlign w:val="superscript"/>
            <w:rPrChange w:id="300" w:author="Geiger, Steve" w:date="2022-05-24T09:48:00Z">
              <w:rPr>
                <w:rFonts w:cstheme="minorHAnsi"/>
              </w:rPr>
            </w:rPrChange>
          </w:rPr>
          <w:t>3</w:t>
        </w:r>
        <w:r w:rsidR="00095BA6">
          <w:rPr>
            <w:rFonts w:cstheme="minorHAnsi"/>
          </w:rPr>
          <w:t xml:space="preserve">/acre </w:t>
        </w:r>
        <w:r w:rsidR="001E6BE0">
          <w:rPr>
            <w:rFonts w:cstheme="minorHAnsi"/>
          </w:rPr>
          <w:t>had higher densities than either clutching at 100-200 yds</w:t>
        </w:r>
        <w:r w:rsidR="001E6BE0" w:rsidRPr="00F15AE8">
          <w:rPr>
            <w:rFonts w:cstheme="minorHAnsi"/>
            <w:vertAlign w:val="superscript"/>
            <w:rPrChange w:id="301" w:author="Geiger, Steve" w:date="2022-05-24T09:48:00Z">
              <w:rPr>
                <w:rFonts w:cstheme="minorHAnsi"/>
              </w:rPr>
            </w:rPrChange>
          </w:rPr>
          <w:t>3</w:t>
        </w:r>
        <w:r w:rsidR="001E6BE0">
          <w:rPr>
            <w:rFonts w:cstheme="minorHAnsi"/>
          </w:rPr>
          <w:t xml:space="preserve">/acre </w:t>
        </w:r>
      </w:ins>
      <w:ins w:id="302" w:author="Geiger, Steve" w:date="2022-05-24T09:46:00Z">
        <w:r w:rsidR="001E6BE0">
          <w:rPr>
            <w:rFonts w:cstheme="minorHAnsi"/>
          </w:rPr>
          <w:t xml:space="preserve">or </w:t>
        </w:r>
        <w:r w:rsidR="00A114C9">
          <w:rPr>
            <w:rFonts w:cstheme="minorHAnsi"/>
          </w:rPr>
          <w:t xml:space="preserve">control plots with 0 added cultch.  </w:t>
        </w:r>
      </w:ins>
      <w:proofErr w:type="spellStart"/>
      <w:ins w:id="303" w:author="Geiger, Steve" w:date="2022-05-24T09:49:00Z">
        <w:r w:rsidR="00A31F31">
          <w:rPr>
            <w:rFonts w:cstheme="minorHAnsi"/>
          </w:rPr>
          <w:t>Unfotrunately</w:t>
        </w:r>
        <w:proofErr w:type="spellEnd"/>
        <w:r w:rsidR="00A31F31">
          <w:rPr>
            <w:rFonts w:cstheme="minorHAnsi"/>
          </w:rPr>
          <w:t>,</w:t>
        </w:r>
      </w:ins>
      <w:ins w:id="304" w:author="Geiger, Steve" w:date="2022-05-24T09:46:00Z">
        <w:r w:rsidR="00A114C9">
          <w:rPr>
            <w:rFonts w:cstheme="minorHAnsi"/>
          </w:rPr>
          <w:t xml:space="preserve"> </w:t>
        </w:r>
      </w:ins>
      <w:ins w:id="305" w:author="Geiger, Steve" w:date="2022-05-24T09:47:00Z">
        <w:r w:rsidR="0064750B">
          <w:rPr>
            <w:rFonts w:cstheme="minorHAnsi"/>
          </w:rPr>
          <w:t xml:space="preserve">the density declined </w:t>
        </w:r>
        <w:r w:rsidR="005257D0">
          <w:rPr>
            <w:rFonts w:cstheme="minorHAnsi"/>
          </w:rPr>
          <w:t>great</w:t>
        </w:r>
      </w:ins>
      <w:ins w:id="306" w:author="Geiger, Steve" w:date="2022-05-24T09:48:00Z">
        <w:r w:rsidR="005257D0">
          <w:rPr>
            <w:rFonts w:cstheme="minorHAnsi"/>
          </w:rPr>
          <w:t xml:space="preserve">ly in the </w:t>
        </w:r>
        <w:r w:rsidR="00F15AE8">
          <w:rPr>
            <w:rFonts w:cstheme="minorHAnsi"/>
          </w:rPr>
          <w:t>three years after the clutching occurred following a good initial spat set.</w:t>
        </w:r>
      </w:ins>
      <w:commentRangeEnd w:id="297"/>
      <w:r w:rsidR="00146E90">
        <w:rPr>
          <w:rStyle w:val="CommentReference"/>
        </w:rPr>
        <w:commentReference w:id="297"/>
      </w:r>
    </w:p>
    <w:p w14:paraId="4007092C" w14:textId="7AEE4196" w:rsidR="00CC728B" w:rsidRDefault="000B4A97" w:rsidP="00CC728B">
      <w:pPr>
        <w:spacing w:after="0" w:line="360" w:lineRule="auto"/>
        <w:ind w:firstLine="720"/>
        <w:rPr>
          <w:rFonts w:cstheme="minorHAnsi"/>
        </w:rPr>
      </w:pPr>
      <w:commentRangeStart w:id="307"/>
      <w:r>
        <w:rPr>
          <w:rFonts w:cstheme="minorHAnsi"/>
        </w:rPr>
        <w:t>Side</w:t>
      </w:r>
      <w:commentRangeEnd w:id="307"/>
      <w:r w:rsidR="00E43544">
        <w:rPr>
          <w:rStyle w:val="CommentReference"/>
        </w:rPr>
        <w:commentReference w:id="307"/>
      </w:r>
      <w:r>
        <w:rPr>
          <w:rFonts w:cstheme="minorHAnsi"/>
        </w:rPr>
        <w:t>-scan sonar mapping is routinely used as an assessment metric on a sub-set of restored reefs in Pensacola, St. Andrews, and Apalachicola bays and the restored reefs in these systems are highly variable in their observed elevation profiles</w:t>
      </w:r>
      <w:r w:rsidR="00A107F3">
        <w:rPr>
          <w:rFonts w:cstheme="minorHAnsi"/>
        </w:rPr>
        <w:t>.  This is</w:t>
      </w:r>
      <w:r>
        <w:rPr>
          <w:rFonts w:cstheme="minorHAnsi"/>
        </w:rPr>
        <w:t xml:space="preserve">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biomass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32ADFE75" w:rsidR="00066076" w:rsidRDefault="000634CA" w:rsidP="00CC728B">
      <w:pPr>
        <w:spacing w:after="0" w:line="360" w:lineRule="auto"/>
        <w:ind w:firstLine="720"/>
        <w:rPr>
          <w:rFonts w:cstheme="minorHAnsi"/>
        </w:rPr>
      </w:pPr>
      <w:commentRangeStart w:id="308"/>
      <w:r>
        <w:rPr>
          <w:rFonts w:cstheme="minorHAnsi"/>
        </w:rPr>
        <w:t xml:space="preserve">Smith </w:t>
      </w:r>
      <w:commentRangeEnd w:id="308"/>
      <w:r w:rsidR="00D561A2">
        <w:rPr>
          <w:rStyle w:val="CommentReference"/>
        </w:rPr>
        <w:commentReference w:id="308"/>
      </w:r>
      <w:r>
        <w:rPr>
          <w:rFonts w:cstheme="minorHAnsi"/>
        </w:rPr>
        <w:t xml:space="preserve">et al. (2021) in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 xml:space="preserve">performance of an oyster reef restoration project in the Chesapeake Bay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were </w:t>
      </w:r>
      <w:r w:rsidR="00CC728B">
        <w:rPr>
          <w:rFonts w:cstheme="minorHAnsi"/>
        </w:rPr>
        <w:lastRenderedPageBreak/>
        <w:t>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 xml:space="preserve">) reported elevation </w:t>
      </w:r>
      <w:r w:rsidR="00233B8A">
        <w:rPr>
          <w:rFonts w:cstheme="minorHAnsi"/>
        </w:rPr>
        <w:t>changes</w:t>
      </w:r>
      <w:r w:rsidR="006053C6">
        <w:rPr>
          <w:rFonts w:cstheme="minorHAnsi"/>
        </w:rPr>
        <w:t xml:space="preserve"> associated with restored reefs which persisted over time are about 3-8x the elevation contrast than what has been constructed in Apalachicola or from the DEP studies in Pensacola or St. Andrews Bay.   The Nature Conservancy is currently constructing a series of reefs in Pensacola Bay that use larger rock material, but the elevation change from this treatment is not yet known (Laura </w:t>
      </w:r>
      <w:proofErr w:type="spellStart"/>
      <w:r w:rsidR="006053C6">
        <w:rPr>
          <w:rFonts w:cstheme="minorHAnsi"/>
        </w:rPr>
        <w:t>Ge</w:t>
      </w:r>
      <w:r w:rsidR="00567FC0">
        <w:rPr>
          <w:rFonts w:cstheme="minorHAnsi"/>
        </w:rPr>
        <w:t>selbract</w:t>
      </w:r>
      <w:proofErr w:type="spellEnd"/>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6CBD4212" w14:textId="64499456" w:rsidR="00233B8A" w:rsidRPr="00233B8A" w:rsidRDefault="00CC728B" w:rsidP="00CC728B">
      <w:pPr>
        <w:spacing w:after="0" w:line="360" w:lineRule="auto"/>
        <w:ind w:firstLine="720"/>
        <w:rPr>
          <w:rFonts w:cstheme="minorHAnsi"/>
        </w:rPr>
      </w:pPr>
      <w:commentRangeStart w:id="309"/>
      <w:r>
        <w:rPr>
          <w:rFonts w:cstheme="minorHAnsi"/>
        </w:rPr>
        <w:t xml:space="preserve">Materials </w:t>
      </w:r>
      <w:commentRangeEnd w:id="309"/>
      <w:r w:rsidR="00E43544">
        <w:rPr>
          <w:rStyle w:val="CommentReference"/>
        </w:rPr>
        <w:commentReference w:id="309"/>
      </w:r>
      <w:r>
        <w:rPr>
          <w:rFonts w:cstheme="minorHAnsi"/>
        </w:rPr>
        <w:t xml:space="preserve">used for reef construction </w:t>
      </w:r>
      <w:r w:rsidR="00D23457">
        <w:rPr>
          <w:rFonts w:cstheme="minorHAnsi"/>
        </w:rPr>
        <w:t>and various oyster restoration efforts vary widely</w:t>
      </w:r>
      <w:r w:rsidR="00D00475">
        <w:rPr>
          <w:rFonts w:cstheme="minorHAnsi"/>
        </w:rPr>
        <w:t xml:space="preserve"> (</w:t>
      </w:r>
      <w:commentRangeStart w:id="310"/>
      <w:proofErr w:type="spellStart"/>
      <w:r w:rsidR="00D00475">
        <w:rPr>
          <w:rFonts w:cstheme="minorHAnsi"/>
        </w:rPr>
        <w:t>Bersoza</w:t>
      </w:r>
      <w:commentRangeEnd w:id="310"/>
      <w:proofErr w:type="spellEnd"/>
      <w:r w:rsidR="00D00475">
        <w:rPr>
          <w:rStyle w:val="CommentReference"/>
        </w:rPr>
        <w:commentReference w:id="310"/>
      </w:r>
      <w:r w:rsidR="00D00475">
        <w:rPr>
          <w:rFonts w:cstheme="minorHAnsi"/>
        </w:rPr>
        <w:t xml:space="preserve"> Hernandez 2018; Goelz et </w:t>
      </w:r>
      <w:r w:rsidR="00D00475" w:rsidRPr="00233B8A">
        <w:rPr>
          <w:rFonts w:cstheme="minorHAnsi"/>
        </w:rPr>
        <w:t xml:space="preserve">al. 2020) including in Florida where restoration materials include multiple types of limestone, quarried oyster </w:t>
      </w:r>
      <w:r w:rsidR="00233B8A" w:rsidRPr="00233B8A">
        <w:rPr>
          <w:rFonts w:cstheme="minorHAnsi"/>
        </w:rPr>
        <w:t>shells</w:t>
      </w:r>
      <w:r w:rsidR="00D00475" w:rsidRPr="00233B8A">
        <w:rPr>
          <w:rFonts w:cstheme="minorHAnsi"/>
        </w:rPr>
        <w:t>,</w:t>
      </w:r>
      <w:r w:rsidR="00233B8A" w:rsidRPr="00233B8A">
        <w:rPr>
          <w:rFonts w:cstheme="minorHAnsi"/>
        </w:rPr>
        <w:t xml:space="preserve"> recycled</w:t>
      </w:r>
      <w:r w:rsidR="00D00475" w:rsidRPr="00233B8A">
        <w:rPr>
          <w:rFonts w:cstheme="minorHAnsi"/>
        </w:rPr>
        <w:t xml:space="preserve"> </w:t>
      </w:r>
      <w:r w:rsidR="00233B8A" w:rsidRPr="00233B8A">
        <w:rPr>
          <w:rFonts w:cstheme="minorHAnsi"/>
        </w:rPr>
        <w:t>clam shells</w:t>
      </w:r>
      <w:r w:rsidR="00D00475" w:rsidRPr="00233B8A">
        <w:rPr>
          <w:rFonts w:cstheme="minorHAnsi"/>
        </w:rPr>
        <w:t>, crushed granite</w:t>
      </w:r>
      <w:r w:rsidR="00233B8A" w:rsidRPr="00233B8A">
        <w:rPr>
          <w:rFonts w:cstheme="minorHAnsi"/>
        </w:rPr>
        <w:t>.</w:t>
      </w:r>
      <w:r w:rsidR="00D00475" w:rsidRPr="00233B8A">
        <w:rPr>
          <w:rFonts w:cstheme="minorHAnsi"/>
        </w:rPr>
        <w:t xml:space="preserve"> and various types of artificial materials (OIMMP documents?).</w:t>
      </w:r>
      <w:r w:rsidR="003F18EB" w:rsidRPr="00233B8A">
        <w:rPr>
          <w:rFonts w:cstheme="minorHAnsi"/>
        </w:rPr>
        <w:t xml:space="preserve">  While the State</w:t>
      </w:r>
      <w:r w:rsidR="00233B8A" w:rsidRPr="00233B8A">
        <w:rPr>
          <w:rFonts w:cstheme="minorHAnsi"/>
        </w:rPr>
        <w:t xml:space="preserve"> of Florida</w:t>
      </w:r>
      <w:r w:rsidR="003F18EB" w:rsidRPr="00233B8A">
        <w:rPr>
          <w:rFonts w:cstheme="minorHAnsi"/>
        </w:rPr>
        <w:t xml:space="preserve"> statutes are difficult to interpret,</w:t>
      </w:r>
      <w:r w:rsidR="00233B8A" w:rsidRPr="00233B8A">
        <w:rPr>
          <w:rFonts w:cstheme="minorHAnsi"/>
        </w:rPr>
        <w:t xml:space="preserve"> one section of </w:t>
      </w:r>
      <w:r w:rsidR="00233B8A">
        <w:rPr>
          <w:rFonts w:cstheme="minorHAnsi"/>
        </w:rPr>
        <w:t xml:space="preserve">the </w:t>
      </w:r>
      <w:r w:rsidR="00233B8A" w:rsidRPr="00233B8A">
        <w:rPr>
          <w:rFonts w:cstheme="minorHAnsi"/>
        </w:rPr>
        <w:t>relevant statute</w:t>
      </w:r>
      <w:r w:rsidR="00233B8A">
        <w:rPr>
          <w:rFonts w:cstheme="minorHAnsi"/>
        </w:rPr>
        <w:t>s</w:t>
      </w:r>
      <w:r w:rsidR="00233B8A" w:rsidRPr="00233B8A">
        <w:rPr>
          <w:rFonts w:cstheme="minorHAnsi"/>
        </w:rPr>
        <w:t xml:space="preserve"> is 597.010</w:t>
      </w:r>
    </w:p>
    <w:p w14:paraId="6EE61930" w14:textId="77777777" w:rsidR="00233B8A" w:rsidRPr="00233B8A" w:rsidRDefault="00233B8A" w:rsidP="00233B8A">
      <w:pPr>
        <w:spacing w:line="240" w:lineRule="auto"/>
        <w:ind w:firstLine="720"/>
        <w:rPr>
          <w:rFonts w:cstheme="minorHAnsi"/>
        </w:rPr>
      </w:pPr>
      <w:r w:rsidRPr="00233B8A">
        <w:rPr>
          <w:rFonts w:cstheme="minorHAnsi"/>
          <w:color w:val="000000"/>
          <w:shd w:val="clear" w:color="auto" w:fill="FFFFFF"/>
        </w:rPr>
        <w:t>(23)</w:t>
      </w:r>
      <w:r w:rsidRPr="00233B8A">
        <w:rPr>
          <w:rFonts w:cstheme="minorHAnsi"/>
          <w:color w:val="000000"/>
          <w:shd w:val="clear" w:color="auto" w:fill="FFFFFF"/>
        </w:rPr>
        <w:t> </w:t>
      </w:r>
      <w:r w:rsidRPr="00233B8A">
        <w:rPr>
          <w:rFonts w:cstheme="minorHAnsi"/>
          <w:color w:val="000000"/>
          <w:shd w:val="clear" w:color="auto" w:fill="FFFFFF"/>
        </w:rPr>
        <w:t xml:space="preserve">OYSTER AND CLAM SHELLS PROPERTY OF </w:t>
      </w:r>
      <w:proofErr w:type="gramStart"/>
      <w:r w:rsidRPr="00233B8A">
        <w:rPr>
          <w:rFonts w:cstheme="minorHAnsi"/>
          <w:color w:val="000000"/>
          <w:shd w:val="clear" w:color="auto" w:fill="FFFFFF"/>
        </w:rPr>
        <w:t>DEPARTMENT.—</w:t>
      </w:r>
      <w:proofErr w:type="gramEnd"/>
    </w:p>
    <w:p w14:paraId="0C6147C4" w14:textId="77777777" w:rsidR="00233B8A" w:rsidRPr="00233B8A" w:rsidRDefault="00233B8A" w:rsidP="00233B8A">
      <w:pPr>
        <w:shd w:val="clear" w:color="auto" w:fill="FFFFFF"/>
        <w:spacing w:line="240" w:lineRule="auto"/>
        <w:ind w:left="720"/>
        <w:rPr>
          <w:rFonts w:cstheme="minorHAnsi"/>
          <w:color w:val="000000"/>
          <w:sz w:val="20"/>
          <w:szCs w:val="20"/>
        </w:rPr>
      </w:pPr>
      <w:r w:rsidRPr="00233B8A">
        <w:rPr>
          <w:rFonts w:cstheme="minorHAnsi"/>
          <w:color w:val="000000"/>
        </w:rPr>
        <w:t>(a)</w:t>
      </w:r>
      <w:r w:rsidRPr="00233B8A">
        <w:rPr>
          <w:rFonts w:cstheme="minorHAnsi"/>
          <w:color w:val="000000"/>
        </w:rPr>
        <w:t> </w:t>
      </w:r>
      <w:r w:rsidRPr="00233B8A">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CC728B">
      <w:pPr>
        <w:spacing w:after="0" w:line="360" w:lineRule="auto"/>
        <w:ind w:firstLine="720"/>
        <w:rPr>
          <w:rFonts w:cstheme="minorHAnsi"/>
        </w:rPr>
      </w:pPr>
    </w:p>
    <w:p w14:paraId="4096A3F6" w14:textId="439C9F96" w:rsidR="00CC728B" w:rsidRDefault="003F18EB" w:rsidP="00CC728B">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del w:id="311" w:author="Geiger, Steve" w:date="2022-05-24T09:55:00Z">
        <w:r w:rsidRPr="00233B8A" w:rsidDel="00300ED6">
          <w:rPr>
            <w:rFonts w:cstheme="minorHAnsi"/>
          </w:rPr>
          <w:delText xml:space="preserve">it appears that </w:delText>
        </w:r>
      </w:del>
      <w:r w:rsidRPr="00233B8A">
        <w:rPr>
          <w:rFonts w:cstheme="minorHAnsi"/>
        </w:rPr>
        <w:t xml:space="preserve">Florida </w:t>
      </w:r>
      <w:ins w:id="312" w:author="Geiger, Steve" w:date="2022-05-24T09:55:00Z">
        <w:r w:rsidR="00300ED6">
          <w:rPr>
            <w:rFonts w:cstheme="minorHAnsi"/>
          </w:rPr>
          <w:t>has the auth</w:t>
        </w:r>
      </w:ins>
      <w:ins w:id="313" w:author="Geiger, Steve" w:date="2022-05-24T09:56:00Z">
        <w:r w:rsidR="00300ED6">
          <w:rPr>
            <w:rFonts w:cstheme="minorHAnsi"/>
          </w:rPr>
          <w:t>orit</w:t>
        </w:r>
        <w:r w:rsidR="00CB5309">
          <w:rPr>
            <w:rFonts w:cstheme="minorHAnsi"/>
          </w:rPr>
          <w:t>y</w:t>
        </w:r>
      </w:ins>
      <w:ins w:id="314" w:author="Geiger, Steve" w:date="2022-05-24T09:55:00Z">
        <w:r w:rsidR="00300ED6">
          <w:rPr>
            <w:rFonts w:cstheme="minorHAnsi"/>
          </w:rPr>
          <w:t xml:space="preserve"> t</w:t>
        </w:r>
      </w:ins>
      <w:ins w:id="315" w:author="Geiger, Steve" w:date="2022-05-24T09:56:00Z">
        <w:r w:rsidR="00300ED6">
          <w:rPr>
            <w:rFonts w:cstheme="minorHAnsi"/>
          </w:rPr>
          <w:t xml:space="preserve">o </w:t>
        </w:r>
      </w:ins>
      <w:r w:rsidRPr="00233B8A">
        <w:rPr>
          <w:rFonts w:cstheme="minorHAnsi"/>
        </w:rPr>
        <w:t>require</w:t>
      </w:r>
      <w:del w:id="316" w:author="Geiger, Steve" w:date="2022-05-24T09:56:00Z">
        <w:r w:rsidR="00233B8A" w:rsidDel="00300ED6">
          <w:rPr>
            <w:rFonts w:cstheme="minorHAnsi"/>
          </w:rPr>
          <w:delText>s</w:delText>
        </w:r>
      </w:del>
      <w:r w:rsidR="00233B8A">
        <w:rPr>
          <w:rFonts w:cstheme="minorHAnsi"/>
        </w:rPr>
        <w:t xml:space="preserve"> </w:t>
      </w:r>
      <w:r w:rsidRPr="00233B8A">
        <w:rPr>
          <w:rFonts w:cstheme="minorHAnsi"/>
        </w:rPr>
        <w:t>50% of the shell</w:t>
      </w:r>
      <w:r>
        <w:rPr>
          <w:rFonts w:cstheme="minorHAnsi"/>
        </w:rPr>
        <w:t xml:space="preserve"> material removed from harvest to be retained for public use</w:t>
      </w:r>
      <w:r w:rsidR="00233B8A">
        <w:rPr>
          <w:rFonts w:cstheme="minorHAnsi"/>
        </w:rPr>
        <w:t xml:space="preserve"> including planting (cultching)</w:t>
      </w:r>
      <w:r>
        <w:rPr>
          <w:rFonts w:cstheme="minorHAnsi"/>
        </w:rPr>
        <w:t xml:space="preserve">.  However, critically these statutes exempt shell material for oysters used in the half-shell market from this requirement, thus oysters sold as half-shell (a national market) are not required for re-use. </w:t>
      </w:r>
      <w:ins w:id="317" w:author="Geiger, Steve" w:date="2022-05-24T09:57:00Z">
        <w:r w:rsidR="00842D42">
          <w:rPr>
            <w:rFonts w:cstheme="minorHAnsi"/>
          </w:rPr>
          <w:t xml:space="preserve"> Also, the resources</w:t>
        </w:r>
      </w:ins>
      <w:ins w:id="318" w:author="Geiger, Steve" w:date="2022-05-24T09:58:00Z">
        <w:r w:rsidR="000C4F46">
          <w:rPr>
            <w:rFonts w:cstheme="minorHAnsi"/>
          </w:rPr>
          <w:t xml:space="preserve"> (including trucks, barges, staff) </w:t>
        </w:r>
      </w:ins>
      <w:ins w:id="319" w:author="Geiger, Steve" w:date="2022-05-24T09:57:00Z">
        <w:r w:rsidR="00842D42">
          <w:rPr>
            <w:rFonts w:cstheme="minorHAnsi"/>
          </w:rPr>
          <w:t xml:space="preserve">to </w:t>
        </w:r>
        <w:r w:rsidR="000C4F46">
          <w:rPr>
            <w:rFonts w:cstheme="minorHAnsi"/>
          </w:rPr>
          <w:t>collect, retain, and plant the shell no longer exists</w:t>
        </w:r>
      </w:ins>
      <w:ins w:id="320" w:author="Geiger, Steve" w:date="2022-05-24T09:58:00Z">
        <w:r w:rsidR="000C4F46">
          <w:rPr>
            <w:rFonts w:cstheme="minorHAnsi"/>
          </w:rPr>
          <w:t xml:space="preserve">, so there is no mechanism to enforce the statute. </w:t>
        </w:r>
      </w:ins>
      <w:ins w:id="321" w:author="Geiger, Steve" w:date="2022-05-24T09:57:00Z">
        <w:r w:rsidR="000C4F46">
          <w:rPr>
            <w:rFonts w:cstheme="minorHAnsi"/>
          </w:rPr>
          <w:t xml:space="preserve"> </w:t>
        </w:r>
      </w:ins>
      <w:del w:id="322" w:author="Geiger, Steve" w:date="2022-05-24T09:58:00Z">
        <w:r w:rsidDel="000C4F46">
          <w:rPr>
            <w:rFonts w:cstheme="minorHAnsi"/>
          </w:rPr>
          <w:delText xml:space="preserve"> </w:delText>
        </w:r>
      </w:del>
      <w:proofErr w:type="spellStart"/>
      <w:r>
        <w:rPr>
          <w:rFonts w:cstheme="minorHAnsi"/>
        </w:rPr>
        <w:t>Cultching</w:t>
      </w:r>
      <w:proofErr w:type="spellEnd"/>
      <w:r>
        <w:rPr>
          <w:rFonts w:cstheme="minorHAnsi"/>
        </w:rPr>
        <w:t xml:space="preserve"> efforts in Apalachicola Bay were at one time identified as a contributing factor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323"/>
      <w:r>
        <w:rPr>
          <w:rFonts w:cstheme="minorHAnsi"/>
        </w:rPr>
        <w:t>Bay</w:t>
      </w:r>
      <w:commentRangeEnd w:id="323"/>
      <w:r>
        <w:rPr>
          <w:rStyle w:val="CommentReference"/>
        </w:rPr>
        <w:commentReference w:id="323"/>
      </w:r>
      <w:r>
        <w:rPr>
          <w:rFonts w:cstheme="minorHAnsi"/>
        </w:rPr>
        <w:t xml:space="preserve"> (Zu Ermgassen et al. 2012) but </w:t>
      </w:r>
      <w:r>
        <w:rPr>
          <w:rFonts w:cstheme="minorHAnsi"/>
        </w:rPr>
        <w:lastRenderedPageBreak/>
        <w:t xml:space="preserve">the observed oyster fishery collapse in 2012 and a combination of modeling (Pine et al. 2015; Johnson et al. 2022) and empirical assessments (this work) suggest that may not be the case.  </w:t>
      </w:r>
      <w:r w:rsidR="00D11ABB">
        <w:rPr>
          <w:rFonts w:cstheme="minorHAnsi"/>
        </w:rPr>
        <w:t>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w:t>
      </w:r>
      <w:r w:rsidR="00233B8A">
        <w:rPr>
          <w:rFonts w:cstheme="minorHAnsi"/>
        </w:rPr>
        <w:t>, Figure 3</w:t>
      </w:r>
      <w:r w:rsidR="00D11ABB">
        <w:rPr>
          <w:rFonts w:cstheme="minorHAnsi"/>
        </w:rPr>
        <w:t xml:space="preserve">).  Understanding the magnitude of </w:t>
      </w:r>
      <w:r w:rsidR="00B50E0F">
        <w:rPr>
          <w:rFonts w:cstheme="minorHAnsi"/>
        </w:rPr>
        <w:t xml:space="preserve">removals is likely important to </w:t>
      </w:r>
      <w:r w:rsidR="00233B8A">
        <w:rPr>
          <w:rFonts w:cstheme="minorHAnsi"/>
        </w:rPr>
        <w:t>gauge</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7C361E">
      <w:pPr>
        <w:spacing w:after="0" w:line="360" w:lineRule="auto"/>
        <w:rPr>
          <w:rFonts w:cstheme="minorHAnsi"/>
          <w:i/>
          <w:iCs/>
        </w:rPr>
      </w:pPr>
    </w:p>
    <w:p w14:paraId="42FA6199" w14:textId="170954C9" w:rsidR="000B4A97" w:rsidRPr="00B110FB" w:rsidDel="00C006EE" w:rsidRDefault="006F3B81" w:rsidP="007C361E">
      <w:pPr>
        <w:spacing w:after="0" w:line="360" w:lineRule="auto"/>
        <w:rPr>
          <w:del w:id="324" w:author="Geiger, Steve" w:date="2022-05-24T10:01:00Z"/>
          <w:rFonts w:cstheme="minorHAnsi"/>
          <w:i/>
          <w:iCs/>
        </w:rPr>
      </w:pPr>
      <w:commentRangeStart w:id="325"/>
      <w:del w:id="326" w:author="Geiger, Steve" w:date="2022-05-24T10:01:00Z">
        <w:r w:rsidDel="00C006EE">
          <w:rPr>
            <w:rFonts w:cstheme="minorHAnsi"/>
            <w:i/>
            <w:iCs/>
          </w:rPr>
          <w:delText>R</w:delText>
        </w:r>
        <w:r w:rsidR="00B110FB" w:rsidDel="00C006EE">
          <w:rPr>
            <w:rFonts w:cstheme="minorHAnsi"/>
            <w:i/>
            <w:iCs/>
          </w:rPr>
          <w:delText xml:space="preserve">esistant to </w:delText>
        </w:r>
        <w:commentRangeStart w:id="327"/>
        <w:r w:rsidR="00B110FB" w:rsidDel="00C006EE">
          <w:rPr>
            <w:rFonts w:cstheme="minorHAnsi"/>
            <w:i/>
            <w:iCs/>
          </w:rPr>
          <w:delText>restoration</w:delText>
        </w:r>
        <w:commentRangeEnd w:id="327"/>
        <w:r w:rsidDel="00C006EE">
          <w:rPr>
            <w:rStyle w:val="CommentReference"/>
          </w:rPr>
          <w:commentReference w:id="327"/>
        </w:r>
        <w:r w:rsidDel="00C006EE">
          <w:rPr>
            <w:rFonts w:cstheme="minorHAnsi"/>
            <w:i/>
            <w:iCs/>
          </w:rPr>
          <w:delText xml:space="preserve"> or resistant to learning</w:delText>
        </w:r>
        <w:r w:rsidR="00B110FB" w:rsidDel="00C006EE">
          <w:rPr>
            <w:rFonts w:cstheme="minorHAnsi"/>
            <w:i/>
            <w:iCs/>
          </w:rPr>
          <w:delText>?</w:delText>
        </w:r>
      </w:del>
      <w:commentRangeEnd w:id="325"/>
      <w:r w:rsidR="006B1AC1">
        <w:rPr>
          <w:rStyle w:val="CommentReference"/>
        </w:rPr>
        <w:commentReference w:id="325"/>
      </w:r>
      <w:ins w:id="328" w:author="Geiger, Steve" w:date="2022-05-24T10:01:00Z">
        <w:r w:rsidR="00C006EE">
          <w:rPr>
            <w:rFonts w:cstheme="minorHAnsi"/>
            <w:i/>
            <w:iCs/>
          </w:rPr>
          <w:t xml:space="preserve">Key </w:t>
        </w:r>
        <w:proofErr w:type="spellStart"/>
        <w:r w:rsidR="00C006EE">
          <w:rPr>
            <w:rFonts w:cstheme="minorHAnsi"/>
            <w:i/>
            <w:iCs/>
          </w:rPr>
          <w:t>takeaways</w:t>
        </w:r>
      </w:ins>
    </w:p>
    <w:p w14:paraId="4584946A" w14:textId="521B7ABA" w:rsidR="009D7B0A" w:rsidRDefault="00602E34" w:rsidP="00233B8A">
      <w:pPr>
        <w:spacing w:after="0" w:line="360" w:lineRule="auto"/>
        <w:ind w:firstLine="720"/>
      </w:pPr>
      <w:r>
        <w:t>There</w:t>
      </w:r>
      <w:proofErr w:type="spellEnd"/>
      <w:r>
        <w:t xml:space="preserve"> are at least </w:t>
      </w:r>
      <w:r w:rsidR="00871766">
        <w:t>five</w:t>
      </w:r>
      <w:r>
        <w:t xml:space="preserve"> key takeaways from this </w:t>
      </w:r>
      <w:r w:rsidR="00B54A5F">
        <w:t>analysis</w:t>
      </w:r>
      <w:r>
        <w:t>:</w:t>
      </w:r>
    </w:p>
    <w:p w14:paraId="46196115" w14:textId="13D31A20" w:rsidR="00602E34" w:rsidRDefault="00602E34" w:rsidP="00667E1F">
      <w:pPr>
        <w:spacing w:after="0" w:line="360" w:lineRule="auto"/>
      </w:pPr>
      <w:r>
        <w:t>(1) Oyster populations in Pensacola, St. Andrews, and Apalachicola Bays do not appear to have responded to restoration efforts designed to promote spat settlement and accelerate population recovery.  Critically this lack of response is occurring in different bays, within different watersheds, and at least within Apalachicola</w:t>
      </w:r>
      <w:r w:rsidR="007F2C87">
        <w:t>,</w:t>
      </w:r>
      <w:r>
        <w:t xml:space="preserve"> with different restoration materials.</w:t>
      </w:r>
    </w:p>
    <w:p w14:paraId="51BB8F5E" w14:textId="477D4AAF" w:rsidR="00602E34" w:rsidRDefault="00602E34" w:rsidP="00667E1F">
      <w:pPr>
        <w:spacing w:after="0" w:line="360" w:lineRule="auto"/>
      </w:pPr>
      <w:r>
        <w:t xml:space="preserve">(2) The lack of measured population response has happened during a period when river discharge ranged from moderate drought to </w:t>
      </w:r>
      <w:commentRangeStart w:id="329"/>
      <w:r>
        <w:t>generally normal river discharge</w:t>
      </w:r>
      <w:r w:rsidR="00F924E2">
        <w:t xml:space="preserve"> </w:t>
      </w:r>
      <w:commentRangeEnd w:id="329"/>
      <w:r w:rsidR="00585E8B">
        <w:rPr>
          <w:rStyle w:val="CommentReference"/>
        </w:rPr>
        <w:commentReference w:id="329"/>
      </w:r>
      <w:r w:rsidR="00F924E2">
        <w:t>for the period of instrument record</w:t>
      </w:r>
      <w:r>
        <w:t xml:space="preserve">.  Because river discharge is thought to be a major driver of salinity, and salinity a major driver of oyster survival (demonstrated by </w:t>
      </w:r>
      <w:r w:rsidR="00B54A5F">
        <w:t xml:space="preserve">the </w:t>
      </w:r>
      <w:r>
        <w:t>State of Florida position in FL v GA)</w:t>
      </w:r>
      <w:r w:rsidR="00F924E2">
        <w:t xml:space="preserve"> </w:t>
      </w:r>
      <w:commentRangeStart w:id="330"/>
      <w:r w:rsidR="00F924E2">
        <w:t xml:space="preserve">this would suggest that salinity (and other </w:t>
      </w:r>
      <w:r w:rsidR="00B54A5F">
        <w:t>river-related</w:t>
      </w:r>
      <w:r w:rsidR="00F924E2">
        <w:t xml:space="preserve"> ecosystem drivers such as nutrients) have been near normal</w:t>
      </w:r>
      <w:r w:rsidR="00ED3261">
        <w:t xml:space="preserve"> in recent years</w:t>
      </w:r>
      <w:r w:rsidR="00F924E2">
        <w:t xml:space="preserve"> for the period of instrument record. </w:t>
      </w:r>
      <w:commentRangeEnd w:id="330"/>
      <w:r w:rsidR="001D6973">
        <w:rPr>
          <w:rStyle w:val="CommentReference"/>
        </w:rPr>
        <w:commentReference w:id="330"/>
      </w:r>
      <w:r w:rsidR="00F924E2">
        <w:t xml:space="preserve"> </w:t>
      </w:r>
      <w:commentRangeStart w:id="331"/>
      <w:r w:rsidR="00F924E2">
        <w:t>This lack of response has also happened while commercial fisheries have been closed by statute (Apalachicola) or appear to be extremely low based on commercial fisheries landings information (Pensacola and St. Andrews).</w:t>
      </w:r>
      <w:commentRangeEnd w:id="331"/>
      <w:r w:rsidR="00522C85">
        <w:rPr>
          <w:rStyle w:val="CommentReference"/>
        </w:rPr>
        <w:commentReference w:id="331"/>
      </w:r>
    </w:p>
    <w:p w14:paraId="21B1C53A" w14:textId="2AAC12A7" w:rsidR="00F924E2" w:rsidRDefault="00F924E2" w:rsidP="00667E1F">
      <w:pPr>
        <w:spacing w:after="0" w:line="360" w:lineRule="auto"/>
      </w:pPr>
      <w:commentRangeStart w:id="332"/>
      <w:r>
        <w:t xml:space="preserve">(3) The major projects described in Table 1 are primarily focused on subtidal oyster reefs – reefs that are not dewatered at some predictable tide level.  The Lone Cabbage Reef restoration project has shown a positive response to restoration, and that project did focus on </w:t>
      </w:r>
      <w:r w:rsidR="00B54A5F">
        <w:t xml:space="preserve">the </w:t>
      </w:r>
      <w:r>
        <w:t xml:space="preserve">restoration of intertidal oyster reefs that do dewater at a predictable tide level. </w:t>
      </w:r>
      <w:commentRangeStart w:id="333"/>
      <w:r>
        <w:t>Whether restoration practices used for Lone Cabbage can be extended to subtidal habitats is unknown.</w:t>
      </w:r>
      <w:commentRangeEnd w:id="333"/>
      <w:r w:rsidR="00587698">
        <w:rPr>
          <w:rStyle w:val="CommentReference"/>
        </w:rPr>
        <w:commentReference w:id="333"/>
      </w:r>
      <w:commentRangeEnd w:id="332"/>
      <w:r w:rsidR="00E43544">
        <w:rPr>
          <w:rStyle w:val="CommentReference"/>
        </w:rPr>
        <w:commentReference w:id="332"/>
      </w:r>
    </w:p>
    <w:p w14:paraId="00229EC4" w14:textId="56A2D3A7" w:rsidR="00F924E2" w:rsidRDefault="00F924E2" w:rsidP="00667E1F">
      <w:pPr>
        <w:spacing w:after="0" w:line="360" w:lineRule="auto"/>
      </w:pPr>
      <w:commentRangeStart w:id="334"/>
      <w:r>
        <w:t xml:space="preserve">(4) </w:t>
      </w:r>
      <w:r w:rsidR="002D1A2E">
        <w:t>Careful assessment should be given to the types of restoration materials used.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2D1A2E">
        <w:t xml:space="preserve"> as the cultch material.</w:t>
      </w:r>
      <w:r w:rsidR="00B54A5F">
        <w:t xml:space="preserve">  Smith et al. (2021) also used dredged </w:t>
      </w:r>
      <w:commentRangeStart w:id="335"/>
      <w:r w:rsidR="00B54A5F">
        <w:t>clam</w:t>
      </w:r>
      <w:commentRangeEnd w:id="335"/>
      <w:r w:rsidR="00B54A5F">
        <w:rPr>
          <w:rStyle w:val="CommentReference"/>
        </w:rPr>
        <w:commentReference w:id="335"/>
      </w:r>
      <w:r w:rsidR="00B54A5F">
        <w:t xml:space="preserve"> shell in the Chesapeake Bay.</w:t>
      </w:r>
      <w:r w:rsidR="002D1A2E">
        <w:t xml:space="preserve">  Oyster shell material is cited as one of the most effective shell restoration materials (Frederick et al. 2016, summary figure across projects based on </w:t>
      </w:r>
      <w:commentRangeStart w:id="336"/>
      <w:proofErr w:type="spellStart"/>
      <w:r w:rsidR="002D1A2E">
        <w:t>LaPeyre</w:t>
      </w:r>
      <w:commentRangeEnd w:id="336"/>
      <w:proofErr w:type="spellEnd"/>
      <w:r w:rsidR="002D1A2E">
        <w:rPr>
          <w:rStyle w:val="CommentReference"/>
        </w:rPr>
        <w:commentReference w:id="336"/>
      </w:r>
      <w:r w:rsidR="002D1A2E">
        <w:t xml:space="preserve">).  The Lone Cabbage </w:t>
      </w:r>
      <w:r w:rsidR="002D1A2E">
        <w:lastRenderedPageBreak/>
        <w:t>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w:t>
      </w:r>
      <w:r w:rsidR="00B54A5F">
        <w:t xml:space="preserve">a </w:t>
      </w:r>
      <w:r w:rsidR="00FE48B4">
        <w:t>simple acid reactive test</w:t>
      </w:r>
      <w:r w:rsidR="00871766">
        <w:t xml:space="preserve"> than the Ocala formation material used on Lone Cabbage</w:t>
      </w:r>
      <w:r w:rsidR="00FE48B4">
        <w:t xml:space="preserve"> (Jon Yeager, UF Geology</w:t>
      </w:r>
      <w:r w:rsidR="00B54A5F">
        <w:t xml:space="preserve">, </w:t>
      </w:r>
      <w:r w:rsidR="00B54A5F">
        <w:rPr>
          <w:i/>
          <w:iCs/>
        </w:rPr>
        <w:t>personal communication</w:t>
      </w:r>
      <w:r w:rsidR="00871766">
        <w:t>).</w:t>
      </w:r>
      <w:r w:rsidR="00FE48B4">
        <w:t xml:space="preserve">  </w:t>
      </w:r>
      <w:commentRangeStart w:id="337"/>
      <w:r w:rsidR="00FE48B4">
        <w:t xml:space="preserve">A formal chemical and physical </w:t>
      </w:r>
      <w:r w:rsidR="00B54A5F">
        <w:t>analysis</w:t>
      </w:r>
      <w:r w:rsidR="00FE48B4">
        <w:t xml:space="preserve"> of both types of limestone </w:t>
      </w:r>
      <w:r w:rsidR="00B54A5F">
        <w:t>are</w:t>
      </w:r>
      <w:r w:rsidR="00FE48B4">
        <w:t xml:space="preserve"> ongoing now by the UF Geology Department.</w:t>
      </w:r>
      <w:commentRangeEnd w:id="337"/>
      <w:r w:rsidR="00833C71">
        <w:rPr>
          <w:rStyle w:val="CommentReference"/>
        </w:rPr>
        <w:commentReference w:id="337"/>
      </w:r>
      <w:commentRangeEnd w:id="334"/>
      <w:r w:rsidR="00611BB9">
        <w:rPr>
          <w:rStyle w:val="CommentReference"/>
        </w:rPr>
        <w:commentReference w:id="334"/>
      </w:r>
    </w:p>
    <w:p w14:paraId="2685130A" w14:textId="4195B844" w:rsidR="00ED3261" w:rsidRDefault="00871766" w:rsidP="00667E1F">
      <w:pPr>
        <w:spacing w:after="0" w:line="360" w:lineRule="auto"/>
      </w:pPr>
      <w:r>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commentRangeStart w:id="338"/>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w:t>
      </w:r>
      <w:del w:id="339" w:author="Camp, Ed" w:date="2022-05-29T16:08:00Z">
        <w:r w:rsidR="007F2C87" w:rsidDel="00611BB9">
          <w:delText xml:space="preserve">considered </w:delText>
        </w:r>
      </w:del>
      <w:ins w:id="340" w:author="Camp, Ed" w:date="2022-05-29T16:08:00Z">
        <w:r w:rsidR="00611BB9">
          <w:t xml:space="preserve">taken should be expected to </w:t>
        </w:r>
      </w:ins>
      <w:del w:id="341" w:author="Camp, Ed" w:date="2022-05-29T16:08:00Z">
        <w:r w:rsidR="007F2C87" w:rsidDel="00611BB9">
          <w:delText>may be effective in</w:delText>
        </w:r>
      </w:del>
      <w:r w:rsidR="007F2C87">
        <w:t xml:space="preserve"> alter</w:t>
      </w:r>
      <w:del w:id="342" w:author="Camp, Ed" w:date="2022-05-29T16:08:00Z">
        <w:r w:rsidR="007F2C87" w:rsidDel="00611BB9">
          <w:delText>ing</w:delText>
        </w:r>
      </w:del>
      <w:r w:rsidR="007F2C87">
        <w:t xml:space="preserve"> current conditions</w:t>
      </w:r>
      <w:commentRangeEnd w:id="338"/>
      <w:r w:rsidR="00611BB9">
        <w:rPr>
          <w:rStyle w:val="CommentReference"/>
        </w:rPr>
        <w:commentReference w:id="338"/>
      </w:r>
      <w:r w:rsidR="007F2C87">
        <w:t>.</w:t>
      </w:r>
    </w:p>
    <w:p w14:paraId="3961E6E6" w14:textId="3EF1520A" w:rsidR="00ED3261" w:rsidRPr="00ED3261" w:rsidRDefault="00ED3261" w:rsidP="00667E1F">
      <w:pPr>
        <w:spacing w:after="0" w:line="360" w:lineRule="auto"/>
        <w:rPr>
          <w:i/>
          <w:iCs/>
        </w:rPr>
      </w:pPr>
      <w:r>
        <w:rPr>
          <w:i/>
          <w:iCs/>
        </w:rPr>
        <w:t>Conclusions</w:t>
      </w:r>
    </w:p>
    <w:p w14:paraId="78803A79" w14:textId="6B201A6C" w:rsidR="00871766" w:rsidRPr="00B54A5F" w:rsidRDefault="00361E07" w:rsidP="00ED3261">
      <w:pPr>
        <w:spacing w:after="0" w:line="360"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w:t>
      </w:r>
      <w:commentRangeStart w:id="343"/>
      <w:r>
        <w:t xml:space="preserve">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 xml:space="preserve">are necessary components of successful restoration (reef material, area, or height) to learn going forward. </w:t>
      </w:r>
      <w:commentRangeEnd w:id="343"/>
      <w:r w:rsidR="00611BB9">
        <w:rPr>
          <w:rStyle w:val="CommentReference"/>
        </w:rPr>
        <w:commentReference w:id="343"/>
      </w:r>
      <w:commentRangeStart w:id="344"/>
      <w:r w:rsidR="00ED3261">
        <w:t>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345"/>
      <w:r w:rsidR="00ED3261">
        <w:t>al</w:t>
      </w:r>
      <w:commentRangeEnd w:id="345"/>
      <w:r w:rsidR="00ED3261">
        <w:rPr>
          <w:rStyle w:val="CommentReference"/>
        </w:rPr>
        <w:commentReference w:id="345"/>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commentRangeEnd w:id="344"/>
      <w:r w:rsidR="00D77D32">
        <w:rPr>
          <w:rStyle w:val="CommentReference"/>
        </w:rPr>
        <w:commentReference w:id="344"/>
      </w:r>
      <w:commentRangeStart w:id="346"/>
      <w:r w:rsidR="00111AC2">
        <w:t>Unfortunately,</w:t>
      </w:r>
      <w:r w:rsidR="007E4D4B">
        <w:t xml:space="preserve"> many of the same </w:t>
      </w:r>
      <w:r w:rsidR="007E4D4B" w:rsidRPr="00B54A5F">
        <w:rPr>
          <w:rFonts w:cstheme="minorHAnsi"/>
        </w:rPr>
        <w:lastRenderedPageBreak/>
        <w:t>restoration and management uncertainties identified in this assessment have persisted for long periods of time</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xml:space="preserve">.  </w:t>
      </w:r>
      <w:commentRangeStart w:id="347"/>
      <w:r w:rsidR="007F2C87" w:rsidRPr="00B54A5F">
        <w:rPr>
          <w:rFonts w:cstheme="minorHAnsi"/>
        </w:rPr>
        <w:t>T</w:t>
      </w:r>
      <w:r w:rsidR="00111AC2" w:rsidRPr="00B54A5F">
        <w:rPr>
          <w:rFonts w:cstheme="minorHAnsi"/>
        </w:rPr>
        <w:t>his resistance to learning to inform restoration is a widespread problem in ongoing restoration efforts in the Gulf of Mexico</w:t>
      </w:r>
      <w:commentRangeEnd w:id="347"/>
      <w:r w:rsidR="00D77D32">
        <w:rPr>
          <w:rStyle w:val="CommentReference"/>
        </w:rPr>
        <w:commentReference w:id="347"/>
      </w:r>
      <w:r w:rsidR="00111AC2" w:rsidRPr="00B54A5F">
        <w:rPr>
          <w:rFonts w:cstheme="minorHAnsi"/>
        </w:rPr>
        <w:t xml:space="preserve"> (NAS </w:t>
      </w:r>
      <w:commentRangeStart w:id="348"/>
      <w:r w:rsidR="00111AC2" w:rsidRPr="00B54A5F">
        <w:rPr>
          <w:rFonts w:cstheme="minorHAnsi"/>
        </w:rPr>
        <w:t>2022</w:t>
      </w:r>
      <w:commentRangeEnd w:id="348"/>
      <w:r w:rsidR="00111AC2" w:rsidRPr="00B54A5F">
        <w:rPr>
          <w:rStyle w:val="CommentReference"/>
          <w:rFonts w:cstheme="minorHAnsi"/>
          <w:sz w:val="22"/>
          <w:szCs w:val="22"/>
        </w:rPr>
        <w:commentReference w:id="348"/>
      </w:r>
      <w:r w:rsidR="00111AC2" w:rsidRPr="00B54A5F">
        <w:rPr>
          <w:rFonts w:cstheme="minorHAnsi"/>
        </w:rPr>
        <w:t xml:space="preserve">) and has been a challenge to large-scale restoration and management efforts for decades (Walters 1986; Gunderson 1999; Walters 2007; Pine et al. 2022).  </w:t>
      </w:r>
      <w:commentRangeStart w:id="349"/>
      <w:r w:rsidR="00111AC2" w:rsidRPr="00B54A5F">
        <w:rPr>
          <w:rFonts w:cstheme="minorHAnsi"/>
        </w:rPr>
        <w:t>Gunderson</w:t>
      </w:r>
      <w:commentRangeEnd w:id="349"/>
      <w:r w:rsidR="003A5067" w:rsidRPr="00B54A5F">
        <w:rPr>
          <w:rStyle w:val="CommentReference"/>
          <w:rFonts w:cstheme="minorHAnsi"/>
          <w:sz w:val="22"/>
          <w:szCs w:val="22"/>
        </w:rPr>
        <w:commentReference w:id="349"/>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3A5067">
      <w:pPr>
        <w:spacing w:after="0" w:line="240" w:lineRule="auto"/>
        <w:ind w:left="720"/>
        <w:rPr>
          <w:rFonts w:cstheme="minorHAnsi"/>
        </w:rPr>
      </w:pPr>
      <w:r w:rsidRPr="00B54A5F">
        <w:rPr>
          <w:rFonts w:cstheme="minorHAnsi"/>
          <w:color w:val="000000"/>
          <w:shd w:val="clear" w:color="auto" w:fill="FFFFFF"/>
        </w:rPr>
        <w:t xml:space="preserve">A central tenet of AEAM is </w:t>
      </w:r>
      <w:proofErr w:type="gramStart"/>
      <w:r w:rsidRPr="00B54A5F">
        <w:rPr>
          <w:rFonts w:cstheme="minorHAnsi"/>
          <w:color w:val="000000"/>
          <w:shd w:val="clear" w:color="auto" w:fill="FFFFFF"/>
        </w:rPr>
        <w:t>learning, yet</w:t>
      </w:r>
      <w:proofErr w:type="gramEnd"/>
      <w:r w:rsidRPr="00B54A5F">
        <w:rPr>
          <w:rFonts w:cstheme="minorHAnsi"/>
          <w:color w:val="000000"/>
          <w:shd w:val="clear" w:color="auto" w:fill="FFFFFF"/>
        </w:rPr>
        <w:t xml:space="preserve">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667E1F">
      <w:pPr>
        <w:spacing w:after="0" w:line="360" w:lineRule="auto"/>
        <w:rPr>
          <w:rFonts w:cstheme="minorHAnsi"/>
        </w:rPr>
      </w:pPr>
    </w:p>
    <w:p w14:paraId="07B3F23B" w14:textId="2814861A" w:rsidR="00F36921" w:rsidRDefault="00F36921" w:rsidP="00667E1F">
      <w:pPr>
        <w:spacing w:after="0" w:line="360" w:lineRule="auto"/>
      </w:pPr>
      <w:r>
        <w:t xml:space="preserve">Oyster restoration programs in the Florida panhandle appear to </w:t>
      </w:r>
      <w:r w:rsidR="00CB1FDD">
        <w:t xml:space="preserve">again </w:t>
      </w:r>
      <w:r>
        <w:t>be at a critical crossroads</w:t>
      </w:r>
      <w:r w:rsidR="00CB1FDD">
        <w:t xml:space="preserve"> (Swift 1898; Pine et al. 2015; Camp et al. 2015; Pine et al. 2022) but are likely at their lowest point in the last 125 years (Swift 1897, 1898; this assessment).  </w:t>
      </w:r>
      <w:commentRangeStart w:id="350"/>
      <w:r w:rsidR="00CB1FDD">
        <w:t>S</w:t>
      </w:r>
      <w:r>
        <w:t xml:space="preserve">tronger leadership and a commitment to learning </w:t>
      </w:r>
      <w:commentRangeEnd w:id="350"/>
      <w:r w:rsidR="00D77D32">
        <w:rPr>
          <w:rStyle w:val="CommentReference"/>
        </w:rPr>
        <w:commentReference w:id="350"/>
      </w:r>
      <w:r w:rsidR="00664C7B">
        <w:t>are</w:t>
      </w:r>
      <w:r>
        <w:t xml:space="preserve"> needed to guide these restoration and 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commentRangeEnd w:id="346"/>
      <w:r w:rsidR="00C26E3E">
        <w:rPr>
          <w:rStyle w:val="CommentReference"/>
        </w:rPr>
        <w:commentReference w:id="346"/>
      </w:r>
    </w:p>
    <w:p w14:paraId="1720A501" w14:textId="77777777" w:rsidR="00667E1F" w:rsidRDefault="00667E1F" w:rsidP="007C361E">
      <w:pPr>
        <w:spacing w:after="0" w:line="360" w:lineRule="auto"/>
      </w:pPr>
    </w:p>
    <w:p w14:paraId="4C54CD6F" w14:textId="632A6553" w:rsidR="00912438" w:rsidRDefault="00664C7B" w:rsidP="007C361E">
      <w:pPr>
        <w:spacing w:after="0" w:line="360" w:lineRule="auto"/>
      </w:pPr>
      <w:r>
        <w:rPr>
          <w:i/>
          <w:iCs/>
        </w:rPr>
        <w:t>Acknowledgments</w:t>
      </w:r>
    </w:p>
    <w:p w14:paraId="36546F86" w14:textId="60473BBF" w:rsidR="003664CE" w:rsidRDefault="003664CE" w:rsidP="007C361E">
      <w:pPr>
        <w:spacing w:after="0" w:line="360" w:lineRule="auto"/>
      </w:pPr>
    </w:p>
    <w:p w14:paraId="27CC06F3" w14:textId="675984F0" w:rsidR="003664CE" w:rsidRPr="003664CE" w:rsidRDefault="003664CE" w:rsidP="007C361E">
      <w:pPr>
        <w:spacing w:after="0" w:line="360" w:lineRule="auto"/>
      </w:pPr>
      <w:r>
        <w:rPr>
          <w:i/>
          <w:iCs/>
        </w:rPr>
        <w:t>References</w:t>
      </w: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43B8A218" w14:textId="77777777" w:rsidR="003664CE" w:rsidRDefault="003664CE">
      <w:r>
        <w:br w:type="page"/>
      </w:r>
    </w:p>
    <w:p w14:paraId="39A39D6F" w14:textId="6CDBB4EC" w:rsidR="00AA1015" w:rsidRDefault="00AA1015" w:rsidP="007C361E">
      <w:pPr>
        <w:spacing w:after="0" w:line="360" w:lineRule="auto"/>
      </w:pPr>
      <w:r>
        <w:lastRenderedPageBreak/>
        <w:t>#####################</w:t>
      </w:r>
    </w:p>
    <w:p w14:paraId="4C0FD872" w14:textId="26AA4311" w:rsidR="00AA1015" w:rsidRPr="003664CE" w:rsidRDefault="003664CE" w:rsidP="007C361E">
      <w:pPr>
        <w:spacing w:after="0" w:line="360" w:lineRule="auto"/>
        <w:rPr>
          <w:i/>
          <w:iCs/>
        </w:rPr>
      </w:pPr>
      <w:r w:rsidRPr="003664CE">
        <w:rPr>
          <w:i/>
          <w:iCs/>
        </w:rPr>
        <w:t>Figures</w:t>
      </w:r>
    </w:p>
    <w:p w14:paraId="60762F6E" w14:textId="77777777" w:rsidR="003664CE" w:rsidRDefault="003664CE" w:rsidP="003664CE">
      <w:pPr>
        <w:spacing w:after="0" w:line="360" w:lineRule="auto"/>
      </w:pPr>
      <w:r>
        <w:t>#####################</w:t>
      </w:r>
    </w:p>
    <w:p w14:paraId="7743B8E5" w14:textId="77777777" w:rsidR="003664CE" w:rsidRDefault="003664CE" w:rsidP="007C361E">
      <w:pPr>
        <w:spacing w:after="0" w:line="360" w:lineRule="auto"/>
      </w:pPr>
    </w:p>
    <w:p w14:paraId="63B81699" w14:textId="318DBE1D" w:rsidR="00A2283D" w:rsidRDefault="00A2283D" w:rsidP="007C361E">
      <w:pPr>
        <w:spacing w:after="0" w:line="360" w:lineRule="auto"/>
      </w:pPr>
      <w:r>
        <w:t xml:space="preserve">###This will be a </w:t>
      </w:r>
      <w:proofErr w:type="gramStart"/>
      <w:r>
        <w:t>really great</w:t>
      </w:r>
      <w:proofErr w:type="gramEnd"/>
      <w:r>
        <w:t xml:space="preserve">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w:t>
      </w:r>
      <w:proofErr w:type="gramStart"/>
      <w:r w:rsidR="00421B15">
        <w:t>period of time</w:t>
      </w:r>
      <w:proofErr w:type="gramEnd"/>
      <w:r w:rsidR="00421B15">
        <w:t xml:space="preserv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commentRangeStart w:id="351"/>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commentRangeEnd w:id="351"/>
      <w:r w:rsidR="00C9389D">
        <w:rPr>
          <w:rStyle w:val="CommentReference"/>
        </w:rPr>
        <w:commentReference w:id="351"/>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 xml:space="preserve">This is an example plot to demonstrate fit of the </w:t>
      </w:r>
      <w:proofErr w:type="spellStart"/>
      <w:r w:rsidR="00470B0E">
        <w:t>nbGLM</w:t>
      </w:r>
      <w:proofErr w:type="spellEnd"/>
      <w:r w:rsidR="00470B0E">
        <w:t xml:space="preserve">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proofErr w:type="spellStart"/>
      <w:r w:rsidR="005809C9" w:rsidRPr="005809C9">
        <w:t>Roundwt</w:t>
      </w:r>
      <w:proofErr w:type="spellEnd"/>
      <w:r w:rsidR="005809C9" w:rsidRPr="005809C9">
        <w:t xml:space="preserve"> ~ Period + offset(</w:t>
      </w:r>
      <w:proofErr w:type="gramStart"/>
      <w:r w:rsidR="005809C9" w:rsidRPr="005809C9">
        <w:t>log(</w:t>
      </w:r>
      <w:proofErr w:type="spellStart"/>
      <w:proofErr w:type="gramEnd"/>
      <w:r w:rsidR="005809C9" w:rsidRPr="005809C9">
        <w:t>Num_quads</w:t>
      </w:r>
      <w:proofErr w:type="spellEnd"/>
      <w:r w:rsidR="005809C9" w:rsidRPr="005809C9">
        <w:t>)</w:t>
      </w:r>
      <w:r w:rsidR="005809C9">
        <w:t xml:space="preserve"> and is fit to a subset of the data which is only the NFWF_1 study.  This is just a simple approach of sub-setting the data compared to fitting the interactive model, but both will </w:t>
      </w:r>
      <w:proofErr w:type="gramStart"/>
      <w:r w:rsidR="005809C9">
        <w:t>fit</w:t>
      </w:r>
      <w:proofErr w:type="gramEnd"/>
      <w:r w:rsidR="005809C9">
        <w:t xml:space="preserve">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 xml:space="preserve">Figure 6 Preamble.  This is an example plot to demonstrate fit of the </w:t>
      </w:r>
      <w:proofErr w:type="spellStart"/>
      <w:r>
        <w:t>nbGLM</w:t>
      </w:r>
      <w:proofErr w:type="spellEnd"/>
      <w:r>
        <w:t xml:space="preserve"> from TMB.</w:t>
      </w:r>
      <w:r w:rsidR="00A21E51">
        <w:t xml:space="preserve">  The model in R is written as </w:t>
      </w:r>
      <w:proofErr w:type="spellStart"/>
      <w:r w:rsidR="00A21E51" w:rsidRPr="00A21E51">
        <w:t>Sum_spat</w:t>
      </w:r>
      <w:proofErr w:type="spellEnd"/>
      <w:r w:rsidR="00A21E51" w:rsidRPr="00A21E51">
        <w:t xml:space="preserve"> ~ Period * Project + offset(</w:t>
      </w:r>
      <w:proofErr w:type="gramStart"/>
      <w:r w:rsidR="00A21E51" w:rsidRPr="00A21E51">
        <w:t>log(</w:t>
      </w:r>
      <w:proofErr w:type="spellStart"/>
      <w:proofErr w:type="gramEnd"/>
      <w:r w:rsidR="00A21E51" w:rsidRPr="00A21E51">
        <w:t>Num_quads</w:t>
      </w:r>
      <w:proofErr w:type="spellEnd"/>
      <w:r w:rsidR="00A21E51" w:rsidRPr="00A21E51">
        <w:t>)</w:t>
      </w:r>
      <w:r w:rsidR="00A21E51">
        <w:t>, which is an interactive model allowing for a unique slope for each Project across periods.</w:t>
      </w:r>
      <w:r>
        <w:t xml:space="preserve">  These data (dots on the plot) are</w:t>
      </w:r>
      <w:r w:rsidR="009A5795">
        <w:t xml:space="preserve"> the total number of live </w:t>
      </w:r>
      <w:proofErr w:type="gramStart"/>
      <w:r w:rsidR="009A5795">
        <w:t>spat</w:t>
      </w:r>
      <w:proofErr w:type="gramEnd"/>
      <w:r w:rsidR="009A5795">
        <w:t xml:space="preserve">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w:t>
      </w:r>
      <w:proofErr w:type="spellStart"/>
      <w:r w:rsidR="00DD6DD4">
        <w:t>nbGLM</w:t>
      </w:r>
      <w:proofErr w:type="spellEnd"/>
      <w:r w:rsidR="00DD6DD4">
        <w:t xml:space="preserve"> model in R generally written as </w:t>
      </w:r>
      <w:proofErr w:type="spellStart"/>
      <w:r w:rsidR="00DD6DD4" w:rsidRPr="00A21E51">
        <w:t>Sum_spat</w:t>
      </w:r>
      <w:proofErr w:type="spellEnd"/>
      <w:r w:rsidR="00DD6DD4" w:rsidRPr="00A21E51">
        <w:t xml:space="preserve"> ~ Period * Project + offset(log(</w:t>
      </w:r>
      <w:proofErr w:type="spellStart"/>
      <w:r w:rsidR="00DD6DD4" w:rsidRPr="00A21E51">
        <w:t>Num_quads</w:t>
      </w:r>
      <w:proofErr w:type="spellEnd"/>
      <w:r w:rsidR="00DD6DD4" w:rsidRPr="00A21E51">
        <w:t>)</w:t>
      </w:r>
      <w:r w:rsidR="00DD6DD4">
        <w:t xml:space="preserve">, which is an interactive model allowing for a unique slope for each Project across periods.  The predicted value (solid black line) is the predicted number of live </w:t>
      </w:r>
      <w:proofErr w:type="gramStart"/>
      <w:r w:rsidR="00DD6DD4">
        <w:t>spat</w:t>
      </w:r>
      <w:proofErr w:type="gramEnd"/>
      <w:r w:rsidR="00DD6DD4">
        <w:t xml:space="preserve">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xml:space="preserve">. Predicted change in cultch biomass from the four different studies in Apalachicola.  The model in R is written as </w:t>
      </w:r>
      <w:proofErr w:type="spellStart"/>
      <w:r w:rsidR="004332BE" w:rsidRPr="005809C9">
        <w:t>Roundwt</w:t>
      </w:r>
      <w:proofErr w:type="spellEnd"/>
      <w:r w:rsidR="004332BE" w:rsidRPr="005809C9">
        <w:t xml:space="preserve"> ~ Period + offset(</w:t>
      </w:r>
      <w:proofErr w:type="gramStart"/>
      <w:r w:rsidR="004332BE" w:rsidRPr="005809C9">
        <w:t>log(</w:t>
      </w:r>
      <w:proofErr w:type="spellStart"/>
      <w:proofErr w:type="gramEnd"/>
      <w:r w:rsidR="004332BE" w:rsidRPr="005809C9">
        <w:t>Num_quads</w:t>
      </w:r>
      <w:proofErr w:type="spellEnd"/>
      <w:r w:rsidR="004332BE" w:rsidRPr="005809C9">
        <w:t>)</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proofErr w:type="spellStart"/>
      <w:r w:rsidR="00C6175A" w:rsidRPr="005809C9">
        <w:t>Roundwt</w:t>
      </w:r>
      <w:proofErr w:type="spellEnd"/>
      <w:r w:rsidR="00C6175A" w:rsidRPr="005809C9">
        <w:t xml:space="preserve"> ~ Period + offset(</w:t>
      </w:r>
      <w:proofErr w:type="gramStart"/>
      <w:r w:rsidR="00C6175A" w:rsidRPr="005809C9">
        <w:t>log(</w:t>
      </w:r>
      <w:proofErr w:type="spellStart"/>
      <w:proofErr w:type="gramEnd"/>
      <w:r w:rsidR="00C6175A" w:rsidRPr="005809C9">
        <w:t>Num_quads</w:t>
      </w:r>
      <w:proofErr w:type="spellEnd"/>
      <w:r w:rsidR="00C6175A" w:rsidRPr="005809C9">
        <w:t>)</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 xml:space="preserve">I can force the prediction and plotting for periods that were not sampled (as above, no sampling for FWC 2021 in Periods 2-11. But I </w:t>
      </w:r>
      <w:proofErr w:type="gramStart"/>
      <w:r>
        <w:t>don’t</w:t>
      </w:r>
      <w:proofErr w:type="gramEnd"/>
      <w:r>
        <w:t xml:space="preserve"> like predicting over a period of time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7B7D2A1"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5E30F1AA"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2416402C"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65968895" w14:textId="5B2794AE" w:rsidR="00912438" w:rsidRPr="00AF3465" w:rsidRDefault="00912438" w:rsidP="00AA79C4">
      <w:pPr>
        <w:spacing w:after="0" w:line="240" w:lineRule="auto"/>
      </w:pPr>
    </w:p>
    <w:sectPr w:rsidR="00912438" w:rsidRPr="00AF3465" w:rsidSect="008C1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Geiger, Steve" w:date="2022-05-23T09:45:00Z" w:initials="GS">
    <w:p w14:paraId="2798E9AA" w14:textId="77777777" w:rsidR="00D7367F" w:rsidRDefault="00D7367F" w:rsidP="001103ED">
      <w:pPr>
        <w:pStyle w:val="CommentText"/>
      </w:pPr>
      <w:r>
        <w:rPr>
          <w:rStyle w:val="CommentReference"/>
        </w:rPr>
        <w:annotationRef/>
      </w:r>
      <w:r>
        <w:t>I think you should go ahead and list the cause for each state unless you can group some states by cause.</w:t>
      </w:r>
    </w:p>
  </w:comment>
  <w:comment w:id="26" w:author="Geiger, Steve" w:date="2022-05-23T10:59:00Z" w:initials="GS">
    <w:p w14:paraId="31D05102" w14:textId="77777777" w:rsidR="001435DA" w:rsidRDefault="001435DA" w:rsidP="00243CCD">
      <w:pPr>
        <w:pStyle w:val="CommentText"/>
      </w:pPr>
      <w:r>
        <w:rPr>
          <w:rStyle w:val="CommentReference"/>
        </w:rPr>
        <w:annotationRef/>
      </w:r>
      <w:r>
        <w:t>Again, if more than AL and FL have done so, just list them all...</w:t>
      </w:r>
    </w:p>
  </w:comment>
  <w:comment w:id="27" w:author="bill pine" w:date="2022-02-08T15:48:00Z" w:initials="PB">
    <w:p w14:paraId="31F6B3C8" w14:textId="1FC09A2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57" w:author="Camp, Ed" w:date="2022-05-29T14:47:00Z" w:initials="CE">
    <w:p w14:paraId="0CF1F491" w14:textId="151A742E" w:rsidR="008C1D20" w:rsidRDefault="008C1D20">
      <w:pPr>
        <w:pStyle w:val="CommentText"/>
      </w:pPr>
      <w:r>
        <w:rPr>
          <w:rStyle w:val="CommentReference"/>
        </w:rPr>
        <w:annotationRef/>
      </w:r>
      <w:r>
        <w:t>I think this could just be restoration, right?</w:t>
      </w:r>
    </w:p>
  </w:comment>
  <w:comment w:id="60" w:author="Camp, Ed" w:date="2022-05-29T14:48:00Z" w:initials="CE">
    <w:p w14:paraId="6C50F123" w14:textId="4FDA9AAB" w:rsidR="008C1D20" w:rsidRDefault="008C1D20">
      <w:pPr>
        <w:pStyle w:val="CommentText"/>
      </w:pPr>
      <w:r>
        <w:rPr>
          <w:rStyle w:val="CommentReference"/>
        </w:rPr>
        <w:annotationRef/>
      </w:r>
      <w:r>
        <w:t>If used</w:t>
      </w:r>
    </w:p>
  </w:comment>
  <w:comment w:id="63" w:author="Camp, Ed" w:date="2022-05-29T14:48:00Z" w:initials="CE">
    <w:p w14:paraId="73844178" w14:textId="42BD39CF" w:rsidR="008C1D20" w:rsidRDefault="008C1D20">
      <w:pPr>
        <w:pStyle w:val="CommentText"/>
      </w:pPr>
      <w:r>
        <w:rPr>
          <w:rStyle w:val="CommentReference"/>
        </w:rPr>
        <w:annotationRef/>
      </w:r>
      <w:proofErr w:type="spellStart"/>
      <w:r>
        <w:t>Ms</w:t>
      </w:r>
      <w:proofErr w:type="spellEnd"/>
      <w:r>
        <w:t xml:space="preserve"> is mostly FL</w:t>
      </w:r>
    </w:p>
  </w:comment>
  <w:comment w:id="54" w:author="Camp, Ed" w:date="2022-05-29T14:48:00Z" w:initials="CE">
    <w:p w14:paraId="2C7FB8F8" w14:textId="2D3B764D" w:rsidR="008C1D20" w:rsidRDefault="008C1D20">
      <w:pPr>
        <w:pStyle w:val="CommentText"/>
      </w:pPr>
      <w:r>
        <w:rPr>
          <w:rStyle w:val="CommentReference"/>
        </w:rPr>
        <w:annotationRef/>
      </w:r>
      <w:proofErr w:type="gramStart"/>
      <w:r>
        <w:t>I’m</w:t>
      </w:r>
      <w:proofErr w:type="gramEnd"/>
      <w:r>
        <w:t xml:space="preserve"> unclear of the purpose of the sentence—if it’s saying that these things have been done, disregard my edits. If </w:t>
      </w:r>
      <w:proofErr w:type="gramStart"/>
      <w:r>
        <w:t>it’s</w:t>
      </w:r>
      <w:proofErr w:type="gramEnd"/>
      <w:r>
        <w:t xml:space="preserve"> saying the purpose/scope of the paper, consider them. </w:t>
      </w:r>
    </w:p>
  </w:comment>
  <w:comment w:id="64" w:author="Camp, Ed" w:date="2022-05-29T14:50:00Z" w:initials="CE">
    <w:p w14:paraId="5DAE62D0" w14:textId="5577498D" w:rsidR="008C1D20" w:rsidRDefault="008C1D20">
      <w:pPr>
        <w:pStyle w:val="CommentText"/>
      </w:pPr>
      <w:r>
        <w:rPr>
          <w:rStyle w:val="CommentReference"/>
        </w:rPr>
        <w:annotationRef/>
      </w:r>
      <w:r>
        <w:t xml:space="preserve">Discuss paragraph with Bill. As it moves towards </w:t>
      </w:r>
      <w:proofErr w:type="gramStart"/>
      <w:r>
        <w:t>publication</w:t>
      </w:r>
      <w:proofErr w:type="gramEnd"/>
      <w:r>
        <w:t xml:space="preserve"> I think this paragraph can get tweaked more.</w:t>
      </w:r>
    </w:p>
  </w:comment>
  <w:comment w:id="75" w:author="Geiger, Steve" w:date="2022-05-23T11:26:00Z" w:initials="GS">
    <w:p w14:paraId="6EE896FE" w14:textId="77777777" w:rsidR="00BA3DA3" w:rsidRDefault="00BA3DA3" w:rsidP="00E72B4B">
      <w:pPr>
        <w:pStyle w:val="CommentText"/>
      </w:pPr>
      <w:r>
        <w:rPr>
          <w:rStyle w:val="CommentReference"/>
        </w:rPr>
        <w:annotationRef/>
      </w:r>
      <w:r>
        <w:t xml:space="preserve">Comp &amp; Seaman, 1988. Estuarine habitat and fishery resources in FL. PP 337 - 435 in Florida Aquatic Habitat and Fishery Resources, W. Seaman Jr. Ed. FL AFS, Eustis. </w:t>
      </w:r>
    </w:p>
  </w:comment>
  <w:comment w:id="87" w:author="bill pine" w:date="2022-04-18T05:13:00Z" w:initials="PB">
    <w:p w14:paraId="5B8D403B" w14:textId="6BF58A6D"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106" w:author="Geiger, Steve" w:date="2022-05-23T15:50:00Z" w:initials="GS">
    <w:p w14:paraId="76B3781B" w14:textId="77777777" w:rsidR="00EB2CFC" w:rsidRDefault="00EB2CFC" w:rsidP="00874A51">
      <w:pPr>
        <w:pStyle w:val="CommentText"/>
      </w:pPr>
      <w:r>
        <w:rPr>
          <w:rStyle w:val="CommentReference"/>
        </w:rPr>
        <w:annotationRef/>
      </w:r>
      <w:r>
        <w:t>I understand this is how data had been collected, but I worry that some of the extreme variance in abundance is explained by very large sets of recent spat, most of which are probably less than 10 mm, maybe even 5 mm.</w:t>
      </w:r>
    </w:p>
  </w:comment>
  <w:comment w:id="107" w:author="Camp, Ed" w:date="2022-05-29T15:03:00Z" w:initials="CE">
    <w:p w14:paraId="516613D4" w14:textId="6B4D657C" w:rsidR="00E175C4" w:rsidRDefault="00E175C4">
      <w:pPr>
        <w:pStyle w:val="CommentText"/>
      </w:pPr>
      <w:r>
        <w:rPr>
          <w:rStyle w:val="CommentReference"/>
        </w:rPr>
        <w:annotationRef/>
      </w:r>
      <w:r>
        <w:t xml:space="preserve">Yes, obviously I agree with this. </w:t>
      </w:r>
      <w:proofErr w:type="gramStart"/>
      <w:r>
        <w:t>I’m</w:t>
      </w:r>
      <w:proofErr w:type="gramEnd"/>
      <w:r>
        <w:t xml:space="preserve"> not sure what you saw in the restoration data, but the FIM data for some periods simply lists sizes as “&lt;25mm” or &lt;15mm.</w:t>
      </w:r>
    </w:p>
  </w:comment>
  <w:comment w:id="120" w:author="Geiger, Steve" w:date="2022-05-23T15:48:00Z" w:initials="GS">
    <w:p w14:paraId="62F6C348" w14:textId="5E138AFC" w:rsidR="008847D4" w:rsidRDefault="008847D4" w:rsidP="00305289">
      <w:pPr>
        <w:pStyle w:val="CommentText"/>
      </w:pPr>
      <w:r>
        <w:rPr>
          <w:rStyle w:val="CommentReference"/>
        </w:rPr>
        <w:annotationRef/>
      </w:r>
      <w:r>
        <w:t>How were those months defined? What if there was a spat set in October ? Would that bias a "winter " sample density?  Why not just use month?</w:t>
      </w:r>
    </w:p>
  </w:comment>
  <w:comment w:id="126" w:author="Camp, Ed" w:date="2022-05-29T15:07:00Z" w:initials="CE">
    <w:p w14:paraId="540559AE" w14:textId="425C5CAA" w:rsidR="00E175C4" w:rsidRDefault="00E175C4">
      <w:pPr>
        <w:pStyle w:val="CommentText"/>
      </w:pPr>
      <w:r>
        <w:rPr>
          <w:rStyle w:val="CommentReference"/>
        </w:rPr>
        <w:annotationRef/>
      </w:r>
      <w:r>
        <w:t xml:space="preserve">Clarifying whether site was </w:t>
      </w:r>
      <w:proofErr w:type="gramStart"/>
      <w:r>
        <w:t>actually site*</w:t>
      </w:r>
      <w:r w:rsidR="00343590">
        <w:t>period</w:t>
      </w:r>
      <w:proofErr w:type="gramEnd"/>
      <w:r>
        <w:t xml:space="preserve"> (which </w:t>
      </w:r>
      <w:r w:rsidR="00343590">
        <w:t>you wouldn’t be able to estimate unless you considered quads independent</w:t>
      </w:r>
      <w:r>
        <w:t xml:space="preserve">) or just site. </w:t>
      </w:r>
      <w:r w:rsidR="00343590">
        <w:t xml:space="preserve">Because it says </w:t>
      </w:r>
      <w:proofErr w:type="gramStart"/>
      <w:r w:rsidR="00343590">
        <w:t>site</w:t>
      </w:r>
      <w:proofErr w:type="gramEnd"/>
      <w:r w:rsidR="00343590">
        <w:t xml:space="preserve"> I assume just site</w:t>
      </w:r>
    </w:p>
    <w:p w14:paraId="101874A4" w14:textId="1B439F78" w:rsidR="00E175C4" w:rsidRDefault="00E175C4">
      <w:pPr>
        <w:pStyle w:val="CommentText"/>
      </w:pPr>
      <w:proofErr w:type="gramStart"/>
      <w:r>
        <w:t>Also</w:t>
      </w:r>
      <w:proofErr w:type="gramEnd"/>
      <w:r>
        <w:t xml:space="preserve"> </w:t>
      </w:r>
      <w:proofErr w:type="spellStart"/>
      <w:r>
        <w:t>obv</w:t>
      </w:r>
      <w:proofErr w:type="spellEnd"/>
      <w:r>
        <w:t xml:space="preserve"> we could talk about potential for combining sites</w:t>
      </w:r>
    </w:p>
  </w:comment>
  <w:comment w:id="153" w:author="bill pine" w:date="2022-03-13T13:05:00Z" w:initials="PB">
    <w:p w14:paraId="6D3D030A" w14:textId="2FAE8F9A"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144" w:author="Camp, Ed" w:date="2022-05-29T15:12:00Z" w:initials="CE">
    <w:p w14:paraId="16085DC0" w14:textId="77777777" w:rsidR="00343590" w:rsidRDefault="00343590">
      <w:pPr>
        <w:pStyle w:val="CommentText"/>
      </w:pPr>
      <w:r>
        <w:rPr>
          <w:rStyle w:val="CommentReference"/>
        </w:rPr>
        <w:annotationRef/>
      </w:r>
      <w:r>
        <w:t xml:space="preserve">I know this is on git and </w:t>
      </w:r>
      <w:proofErr w:type="gramStart"/>
      <w:r>
        <w:t>you’ll</w:t>
      </w:r>
      <w:proofErr w:type="gramEnd"/>
      <w:r>
        <w:t xml:space="preserve"> add it as you move this forward, just a note to remember to add text describing different models that were compared with AIC. Also, did you use AIC or </w:t>
      </w:r>
      <w:proofErr w:type="spellStart"/>
      <w:r>
        <w:t>AICc</w:t>
      </w:r>
      <w:proofErr w:type="spellEnd"/>
      <w:r>
        <w:t>?</w:t>
      </w:r>
    </w:p>
    <w:p w14:paraId="35E89F58" w14:textId="77777777" w:rsidR="00343590" w:rsidRDefault="00343590">
      <w:pPr>
        <w:pStyle w:val="CommentText"/>
      </w:pPr>
      <w:r>
        <w:t xml:space="preserve">And </w:t>
      </w:r>
      <w:proofErr w:type="spellStart"/>
      <w:r>
        <w:t>obv</w:t>
      </w:r>
      <w:proofErr w:type="spellEnd"/>
      <w:r>
        <w:t xml:space="preserve"> eventually we add the equations algebra to clarify how </w:t>
      </w:r>
      <w:proofErr w:type="spellStart"/>
      <w:r>
        <w:t>raneff</w:t>
      </w:r>
      <w:proofErr w:type="spellEnd"/>
      <w:r>
        <w:t xml:space="preserve"> site was used.</w:t>
      </w:r>
    </w:p>
    <w:p w14:paraId="1B7976EE" w14:textId="77777777" w:rsidR="003A0487" w:rsidRDefault="003A0487">
      <w:pPr>
        <w:pStyle w:val="CommentText"/>
      </w:pPr>
    </w:p>
    <w:p w14:paraId="1EF5CA4C" w14:textId="77777777" w:rsidR="003A0487" w:rsidRDefault="003A0487">
      <w:pPr>
        <w:pStyle w:val="CommentText"/>
      </w:pPr>
      <w:r>
        <w:t>I struggled to understand the order of analyses and whether there was one main analysis (</w:t>
      </w:r>
      <w:proofErr w:type="spellStart"/>
      <w:r>
        <w:t>negbinom</w:t>
      </w:r>
      <w:proofErr w:type="spellEnd"/>
      <w:r>
        <w:t xml:space="preserve"> </w:t>
      </w:r>
      <w:proofErr w:type="spellStart"/>
      <w:r>
        <w:t>glmms</w:t>
      </w:r>
      <w:proofErr w:type="spellEnd"/>
      <w:r>
        <w:t xml:space="preserve">) that predicted </w:t>
      </w:r>
      <w:proofErr w:type="spellStart"/>
      <w:r>
        <w:t>count~</w:t>
      </w:r>
      <w:r w:rsidR="00DE0BED">
        <w:t>period</w:t>
      </w:r>
      <w:proofErr w:type="spellEnd"/>
      <w:r w:rsidR="00DE0BED">
        <w:t xml:space="preserve">, site, discharge, and possibly cultch, or whether there were several parallel analyses. If the latter, it would probably be good to explain why. If you can explain to </w:t>
      </w:r>
      <w:proofErr w:type="gramStart"/>
      <w:r w:rsidR="00DE0BED">
        <w:t>me</w:t>
      </w:r>
      <w:proofErr w:type="gramEnd"/>
      <w:r w:rsidR="00DE0BED">
        <w:t xml:space="preserve"> I can provide some text.</w:t>
      </w:r>
    </w:p>
    <w:p w14:paraId="2B58054F" w14:textId="77777777" w:rsidR="00EE6BA0" w:rsidRDefault="00EE6BA0">
      <w:pPr>
        <w:pStyle w:val="CommentText"/>
      </w:pPr>
    </w:p>
    <w:p w14:paraId="50080242" w14:textId="77777777" w:rsidR="00EE6BA0" w:rsidRDefault="00EE6BA0">
      <w:pPr>
        <w:pStyle w:val="CommentText"/>
      </w:pPr>
      <w:r>
        <w:t xml:space="preserve">I think it might be </w:t>
      </w:r>
      <w:proofErr w:type="gramStart"/>
      <w:r>
        <w:t>more clear</w:t>
      </w:r>
      <w:proofErr w:type="gramEnd"/>
      <w:r>
        <w:t xml:space="preserve"> if you described it something like this (</w:t>
      </w:r>
      <w:proofErr w:type="spellStart"/>
      <w:r>
        <w:t>psuedotext</w:t>
      </w:r>
      <w:proofErr w:type="spellEnd"/>
      <w:r>
        <w:t>)</w:t>
      </w:r>
    </w:p>
    <w:p w14:paraId="2EE84D02" w14:textId="77777777" w:rsidR="00EE6BA0" w:rsidRDefault="00EE6BA0">
      <w:pPr>
        <w:pStyle w:val="CommentText"/>
      </w:pPr>
      <w:r>
        <w:t>-There were two types of analyses:</w:t>
      </w:r>
    </w:p>
    <w:p w14:paraId="7F3E7EFF" w14:textId="77777777" w:rsidR="00EE6BA0" w:rsidRDefault="00EE6BA0">
      <w:pPr>
        <w:pStyle w:val="CommentText"/>
      </w:pPr>
      <w:r>
        <w:tab/>
        <w:t xml:space="preserve">1. first we did a </w:t>
      </w:r>
      <w:proofErr w:type="gramStart"/>
      <w:r>
        <w:t>multi-system analyses</w:t>
      </w:r>
      <w:proofErr w:type="gramEnd"/>
      <w:r>
        <w:t xml:space="preserve"> to assess temporal and spatial trends. This consisted of assessing how each of three oyster response metrics/dependent var/LHS (spat, seed, legal) were predicted by various interactions of space (bay) and time (period).</w:t>
      </w:r>
    </w:p>
    <w:p w14:paraId="7FDCA78C" w14:textId="77777777" w:rsidR="00EE6BA0" w:rsidRDefault="00EE6BA0">
      <w:pPr>
        <w:pStyle w:val="CommentText"/>
      </w:pPr>
      <w:r>
        <w:tab/>
        <w:t xml:space="preserve">2. The second set of analyses consisted of additional models for specifically AB. These included (separate?) models assessing (i) effect of clutching material/restoration and (ii) effect of discharge. </w:t>
      </w:r>
    </w:p>
    <w:p w14:paraId="157E3A68" w14:textId="77777777" w:rsidR="00124F15" w:rsidRDefault="00124F15">
      <w:pPr>
        <w:pStyle w:val="CommentText"/>
      </w:pPr>
    </w:p>
    <w:p w14:paraId="4DC9D023" w14:textId="33D119FA" w:rsidR="00124F15" w:rsidRDefault="00124F15">
      <w:pPr>
        <w:pStyle w:val="CommentText"/>
      </w:pPr>
      <w:r>
        <w:t xml:space="preserve">Things that </w:t>
      </w:r>
      <w:proofErr w:type="gramStart"/>
      <w:r>
        <w:t>aren’t</w:t>
      </w:r>
      <w:proofErr w:type="gramEnd"/>
      <w:r>
        <w:t xml:space="preserve"> clear to me are at this point</w:t>
      </w:r>
    </w:p>
    <w:p w14:paraId="69A1380D" w14:textId="77777777" w:rsidR="00124F15" w:rsidRDefault="00124F15">
      <w:pPr>
        <w:pStyle w:val="CommentText"/>
      </w:pPr>
      <w:r>
        <w:t>-for the cultch analyses, did you only run one model (spat) or 3 (spat, seed, legal)?</w:t>
      </w:r>
    </w:p>
    <w:p w14:paraId="7120730F" w14:textId="43D4B968" w:rsidR="00124F15" w:rsidRDefault="00124F15">
      <w:pPr>
        <w:pStyle w:val="CommentText"/>
      </w:pPr>
      <w:r>
        <w:t>-for flow, same question</w:t>
      </w:r>
    </w:p>
  </w:comment>
  <w:comment w:id="154" w:author="Camp, Ed" w:date="2022-05-29T15:14:00Z" w:initials="CE">
    <w:p w14:paraId="04D42332" w14:textId="11A82305" w:rsidR="00CB7969" w:rsidRDefault="00CB7969">
      <w:pPr>
        <w:pStyle w:val="CommentText"/>
      </w:pPr>
      <w:r>
        <w:rPr>
          <w:rStyle w:val="CommentReference"/>
        </w:rPr>
        <w:annotationRef/>
      </w:r>
      <w:r>
        <w:t>This implies some CFS data were used, so just remember to add some description of them into previous sentence. I did as an example but may be wrong.</w:t>
      </w:r>
    </w:p>
  </w:comment>
  <w:comment w:id="158" w:author="bill pine"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157" w:author="Geiger, Steve" w:date="2022-05-23T14:06:00Z" w:initials="GS">
    <w:p w14:paraId="01867F0D" w14:textId="77777777" w:rsidR="00011DBC" w:rsidRDefault="00011DBC">
      <w:pPr>
        <w:pStyle w:val="CommentText"/>
      </w:pPr>
      <w:r>
        <w:rPr>
          <w:rStyle w:val="CommentReference"/>
        </w:rPr>
        <w:annotationRef/>
      </w:r>
      <w:r>
        <w:t>MY personal opinion, I would have liked to see this assessed for 5000 cfs also, since this is the mandated minimum flow.</w:t>
      </w:r>
    </w:p>
    <w:p w14:paraId="1FC4CF58" w14:textId="77777777" w:rsidR="00011DBC" w:rsidRDefault="00011DBC">
      <w:pPr>
        <w:pStyle w:val="CommentText"/>
      </w:pPr>
    </w:p>
    <w:p w14:paraId="5C533098" w14:textId="77777777" w:rsidR="00011DBC" w:rsidRDefault="00011DBC" w:rsidP="00AE506D">
      <w:pPr>
        <w:pStyle w:val="CommentText"/>
      </w:pPr>
      <w:r>
        <w:t>I say this without really knowing how much work that would be to calculate then model.</w:t>
      </w:r>
    </w:p>
  </w:comment>
  <w:comment w:id="177" w:author="bill pine" w:date="2022-03-13T13:05:00Z" w:initials="PB">
    <w:p w14:paraId="62064AB0" w14:textId="77777777" w:rsidR="00CB7969" w:rsidRDefault="00CB7969" w:rsidP="00CB7969">
      <w:pPr>
        <w:pStyle w:val="CommentText"/>
      </w:pPr>
      <w:r>
        <w:rPr>
          <w:rStyle w:val="CommentReference"/>
        </w:rPr>
        <w:annotationRef/>
      </w:r>
    </w:p>
    <w:p w14:paraId="266C394D" w14:textId="77777777" w:rsidR="00CB7969" w:rsidRDefault="00CB7969" w:rsidP="00CB7969">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w:t>
      </w:r>
      <w:proofErr w:type="spellStart"/>
      <w:r>
        <w:rPr>
          <w:color w:val="000000"/>
          <w:sz w:val="27"/>
          <w:szCs w:val="27"/>
          <w:shd w:val="clear" w:color="auto" w:fill="FFFFFF"/>
        </w:rPr>
        <w:t>Bolker</w:t>
      </w:r>
      <w:proofErr w:type="spellEnd"/>
      <w:r>
        <w:rPr>
          <w:color w:val="000000"/>
          <w:sz w:val="27"/>
          <w:szCs w:val="27"/>
          <w:shd w:val="clear" w:color="auto" w:fill="FFFFFF"/>
        </w:rPr>
        <w:t xml:space="preserve">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3"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20DF0003" w14:textId="77777777" w:rsidR="00CB7969" w:rsidRDefault="00CB7969" w:rsidP="00CB7969">
      <w:pPr>
        <w:pStyle w:val="CommentText"/>
        <w:rPr>
          <w:color w:val="000000"/>
          <w:sz w:val="27"/>
          <w:szCs w:val="27"/>
          <w:shd w:val="clear" w:color="auto" w:fill="FFFFFF"/>
        </w:rPr>
      </w:pPr>
    </w:p>
    <w:p w14:paraId="2610400B" w14:textId="77777777" w:rsidR="00CB7969" w:rsidRDefault="00CB7969" w:rsidP="00CB7969">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4" w:history="1">
        <w:r>
          <w:rPr>
            <w:rStyle w:val="Hyperlink"/>
            <w:sz w:val="27"/>
            <w:szCs w:val="27"/>
            <w:shd w:val="clear" w:color="auto" w:fill="FFFFFF"/>
          </w:rPr>
          <w:t>10.21105/joss.00772</w:t>
        </w:r>
      </w:hyperlink>
      <w:r>
        <w:rPr>
          <w:color w:val="000000"/>
          <w:sz w:val="27"/>
          <w:szCs w:val="27"/>
          <w:shd w:val="clear" w:color="auto" w:fill="FFFFFF"/>
        </w:rPr>
        <w:t>.</w:t>
      </w:r>
    </w:p>
    <w:p w14:paraId="5875AE60" w14:textId="77777777" w:rsidR="00CB7969" w:rsidRDefault="00CB7969" w:rsidP="00CB7969">
      <w:pPr>
        <w:pStyle w:val="CommentText"/>
      </w:pPr>
    </w:p>
    <w:p w14:paraId="35AF848C" w14:textId="77777777" w:rsidR="00CB7969" w:rsidRDefault="00CB7969" w:rsidP="00CB7969">
      <w:pPr>
        <w:pStyle w:val="CommentText"/>
      </w:pPr>
      <w:r>
        <w:t>R Core Team (2021). R: A language and environment for statistical computing. R Foundation for Statistical Computing,</w:t>
      </w:r>
    </w:p>
    <w:p w14:paraId="297CC960" w14:textId="77777777" w:rsidR="00CB7969" w:rsidRDefault="00CB7969" w:rsidP="00CB7969">
      <w:pPr>
        <w:pStyle w:val="CommentText"/>
      </w:pPr>
      <w:r>
        <w:t xml:space="preserve">  Vienna, Austria. URL https://www.R-project.org/.</w:t>
      </w:r>
    </w:p>
  </w:comment>
  <w:comment w:id="178" w:author="Camp, Ed" w:date="2022-05-29T15:12:00Z" w:initials="CE">
    <w:p w14:paraId="33462B89" w14:textId="77777777" w:rsidR="00CB7969" w:rsidRDefault="00CB7969" w:rsidP="00CB7969">
      <w:pPr>
        <w:pStyle w:val="CommentText"/>
      </w:pPr>
      <w:r>
        <w:rPr>
          <w:rStyle w:val="CommentReference"/>
        </w:rPr>
        <w:annotationRef/>
      </w:r>
      <w:r>
        <w:t xml:space="preserve">I know this is on git and </w:t>
      </w:r>
      <w:proofErr w:type="gramStart"/>
      <w:r>
        <w:t>you’ll</w:t>
      </w:r>
      <w:proofErr w:type="gramEnd"/>
      <w:r>
        <w:t xml:space="preserve"> add it as you move this forward, just a note to remember to add text describing different models that were compared with AIC. Also, did you use AIC or </w:t>
      </w:r>
      <w:proofErr w:type="spellStart"/>
      <w:r>
        <w:t>AICc</w:t>
      </w:r>
      <w:proofErr w:type="spellEnd"/>
      <w:r>
        <w:t>?</w:t>
      </w:r>
    </w:p>
    <w:p w14:paraId="2601016F" w14:textId="77777777" w:rsidR="00CB7969" w:rsidRDefault="00CB7969" w:rsidP="00CB7969">
      <w:pPr>
        <w:pStyle w:val="CommentText"/>
      </w:pPr>
      <w:r>
        <w:t xml:space="preserve">And </w:t>
      </w:r>
      <w:proofErr w:type="spellStart"/>
      <w:r>
        <w:t>obv</w:t>
      </w:r>
      <w:proofErr w:type="spellEnd"/>
      <w:r>
        <w:t xml:space="preserve"> eventually we add the equations algebra to clarify how </w:t>
      </w:r>
      <w:proofErr w:type="spellStart"/>
      <w:r>
        <w:t>raneff</w:t>
      </w:r>
      <w:proofErr w:type="spellEnd"/>
      <w:r>
        <w:t xml:space="preserve"> site was used.</w:t>
      </w:r>
    </w:p>
  </w:comment>
  <w:comment w:id="179" w:author="Camp, Ed" w:date="2022-05-29T15:18:00Z" w:initials="CE">
    <w:p w14:paraId="45AD60AD" w14:textId="3654A4CF" w:rsidR="00CB7969" w:rsidRDefault="00CB7969">
      <w:pPr>
        <w:pStyle w:val="CommentText"/>
      </w:pPr>
      <w:r>
        <w:rPr>
          <w:rStyle w:val="CommentReference"/>
        </w:rPr>
        <w:annotationRef/>
      </w:r>
      <w:r>
        <w:t xml:space="preserve">To clarify, cultch material not used as a RHS variable in the first </w:t>
      </w:r>
      <w:proofErr w:type="spellStart"/>
      <w:r>
        <w:t>glmm.tmb</w:t>
      </w:r>
      <w:proofErr w:type="spellEnd"/>
      <w:r>
        <w:t xml:space="preserve"> analyses described above?</w:t>
      </w:r>
    </w:p>
  </w:comment>
  <w:comment w:id="198" w:author="bill pine" w:date="2022-04-02T11:47:00Z" w:initials="PB">
    <w:p w14:paraId="71BBBEBF" w14:textId="7E7C2373" w:rsidR="00FA276E" w:rsidRDefault="00FA276E">
      <w:pPr>
        <w:pStyle w:val="CommentText"/>
      </w:pPr>
      <w:r>
        <w:rPr>
          <w:rStyle w:val="CommentReference"/>
        </w:rPr>
        <w:annotationRef/>
      </w:r>
      <w:r w:rsidRPr="00FA276E">
        <w:t>https://nwfwater.com/Water-Resources/Surface-Water-Improvement-and-Management/St.-Andrew-Bay</w:t>
      </w:r>
    </w:p>
  </w:comment>
  <w:comment w:id="182" w:author="Geiger, Steve" w:date="2022-05-23T15:54:00Z" w:initials="GS">
    <w:p w14:paraId="3E0349AF" w14:textId="77777777" w:rsidR="00BA1E35" w:rsidRDefault="00BA1E35">
      <w:pPr>
        <w:pStyle w:val="CommentText"/>
      </w:pPr>
      <w:r>
        <w:rPr>
          <w:rStyle w:val="CommentReference"/>
        </w:rPr>
        <w:annotationRef/>
      </w:r>
      <w:r>
        <w:t>Part of my concern is that the three rivers in Pensacola all do behave a little different, and St. Andrew Bay absolutely varies in salinity. Though there are no major rivers, the estuary, especially east and west bays where the oysters are, can go nearly fresh for days or weeks,  A lot of this is probably managed at the dam but some is just watershed.</w:t>
      </w:r>
    </w:p>
    <w:p w14:paraId="1F2E86BC" w14:textId="77777777" w:rsidR="00BA1E35" w:rsidRDefault="00BA1E35">
      <w:pPr>
        <w:pStyle w:val="CommentText"/>
      </w:pPr>
    </w:p>
    <w:p w14:paraId="56F38AB3" w14:textId="77777777" w:rsidR="00BA1E35" w:rsidRDefault="00BA1E35" w:rsidP="001B5DC5">
      <w:pPr>
        <w:pStyle w:val="CommentText"/>
      </w:pPr>
      <w:r>
        <w:t xml:space="preserve">So why not model based on salinity? </w:t>
      </w:r>
    </w:p>
  </w:comment>
  <w:comment w:id="180" w:author="Camp, Ed" w:date="2022-05-29T15:19:00Z" w:initials="CE">
    <w:p w14:paraId="3F24C400" w14:textId="04B6436F" w:rsidR="003A0487" w:rsidRDefault="003A0487">
      <w:pPr>
        <w:pStyle w:val="CommentText"/>
      </w:pPr>
      <w:r>
        <w:rPr>
          <w:rStyle w:val="CommentReference"/>
        </w:rPr>
        <w:annotationRef/>
      </w:r>
      <w:r>
        <w:t>The way this is written, I think folks might have a hard time knowing whether these were considered as separate analyses or as different variables to be included or not via AIC</w:t>
      </w:r>
    </w:p>
  </w:comment>
  <w:comment w:id="201" w:author="bill pine" w:date="2022-04-14T12:19:00Z" w:initials="PB">
    <w:p w14:paraId="4AEB16DE" w14:textId="581CDBE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202" w:author="Geiger, Steve" w:date="2022-05-23T14:27:00Z" w:initials="GS">
    <w:p w14:paraId="1CF29426" w14:textId="77777777" w:rsidR="005B6A13" w:rsidRDefault="005B6A13" w:rsidP="00901A1F">
      <w:pPr>
        <w:pStyle w:val="CommentText"/>
      </w:pPr>
      <w:r>
        <w:rPr>
          <w:rStyle w:val="CommentReference"/>
        </w:rPr>
        <w:annotationRef/>
      </w:r>
      <w:r>
        <w:t>FDACS shelled through most of the 20th century at some level in many years. See for example the oyster FMP for the Gulf of Mexico,  appendix. CH 16.</w:t>
      </w:r>
    </w:p>
  </w:comment>
  <w:comment w:id="203" w:author="Camp, Ed" w:date="2022-05-29T15:21:00Z" w:initials="CE">
    <w:p w14:paraId="6FFDC6F8" w14:textId="1DF8AC52" w:rsidR="003A0487" w:rsidRDefault="003A0487">
      <w:pPr>
        <w:pStyle w:val="CommentText"/>
      </w:pPr>
      <w:r>
        <w:rPr>
          <w:rStyle w:val="CommentReference"/>
        </w:rPr>
        <w:annotationRef/>
      </w:r>
      <w:r>
        <w:t xml:space="preserve">Yes, but also was this considered </w:t>
      </w:r>
      <w:proofErr w:type="gramStart"/>
      <w:r>
        <w:t>restoration?</w:t>
      </w:r>
      <w:proofErr w:type="gramEnd"/>
    </w:p>
  </w:comment>
  <w:comment w:id="206" w:author="Camp, Ed" w:date="2022-05-29T15:22:00Z" w:initials="CE">
    <w:p w14:paraId="4C2D9961" w14:textId="7B47B82D" w:rsidR="003A0487" w:rsidRDefault="003A0487">
      <w:pPr>
        <w:pStyle w:val="CommentText"/>
      </w:pPr>
      <w:r>
        <w:rPr>
          <w:rStyle w:val="CommentReference"/>
        </w:rPr>
        <w:annotationRef/>
      </w:r>
      <w:r>
        <w:t xml:space="preserve">I think this would be useful in the methods section around 120-144—depending on what order you go with. </w:t>
      </w:r>
    </w:p>
  </w:comment>
  <w:comment w:id="223" w:author="Geiger, Steve" w:date="2022-05-23T16:17:00Z" w:initials="GS">
    <w:p w14:paraId="6EA0D724" w14:textId="77777777" w:rsidR="00E57D69" w:rsidRDefault="00E57D69" w:rsidP="001F04CB">
      <w:pPr>
        <w:pStyle w:val="CommentText"/>
      </w:pPr>
      <w:r>
        <w:rPr>
          <w:rStyle w:val="CommentReference"/>
        </w:rPr>
        <w:annotationRef/>
      </w:r>
      <w:r>
        <w:t>But sites within a bay could be affected by salinity and/or flow differently and not be totally random</w:t>
      </w:r>
    </w:p>
  </w:comment>
  <w:comment w:id="224" w:author="Camp, Ed" w:date="2022-05-29T15:26:00Z" w:initials="CE">
    <w:p w14:paraId="09EF6F38" w14:textId="059E33A7" w:rsidR="00DE0BED" w:rsidRDefault="00DE0BED">
      <w:pPr>
        <w:pStyle w:val="CommentText"/>
      </w:pPr>
      <w:r>
        <w:rPr>
          <w:rStyle w:val="CommentReference"/>
        </w:rPr>
        <w:annotationRef/>
      </w:r>
      <w:r>
        <w:t xml:space="preserve">I think this is addressed by simply saying whether the random effect was AR1 (which would require spatial input so probably not) or just identity or whatever </w:t>
      </w:r>
      <w:proofErr w:type="gramStart"/>
      <w:r>
        <w:t>it’s</w:t>
      </w:r>
      <w:proofErr w:type="gramEnd"/>
      <w:r>
        <w:t xml:space="preserve"> called (as is used for categorial data)</w:t>
      </w:r>
    </w:p>
  </w:comment>
  <w:comment w:id="225" w:author="Camp, Ed" w:date="2022-05-29T15:28:00Z" w:initials="CE">
    <w:p w14:paraId="55879D74" w14:textId="77777777" w:rsidR="00DE0BED" w:rsidRDefault="00DE0BED">
      <w:pPr>
        <w:pStyle w:val="CommentText"/>
      </w:pPr>
      <w:r>
        <w:rPr>
          <w:rStyle w:val="CommentReference"/>
        </w:rPr>
        <w:annotationRef/>
      </w:r>
      <w:r>
        <w:t xml:space="preserve">I could see a reviewer saying “hey </w:t>
      </w:r>
      <w:proofErr w:type="gramStart"/>
      <w:r>
        <w:t>there’s</w:t>
      </w:r>
      <w:proofErr w:type="gramEnd"/>
      <w:r>
        <w:t xml:space="preserve"> two different ways to pick the model—one is what you wanted to know, the other is parsimony (or parsimony + fit). The methods made it seem like the latter was used, but perhaps not?”</w:t>
      </w:r>
    </w:p>
    <w:p w14:paraId="656B767C" w14:textId="533E7B80" w:rsidR="00DE0BED" w:rsidRDefault="00DE0BED">
      <w:pPr>
        <w:pStyle w:val="CommentText"/>
      </w:pPr>
      <w:r>
        <w:t xml:space="preserve">Since the model you were interested in mostly was the most parsimonious, I would maybe remove, OR I would say in methods that this is what you cared </w:t>
      </w:r>
      <w:proofErr w:type="gramStart"/>
      <w:r>
        <w:t>about</w:t>
      </w:r>
      <w:proofErr w:type="gramEnd"/>
      <w:r>
        <w:t xml:space="preserve"> but you wanted to check (as an explanation for why doing AIC)</w:t>
      </w:r>
    </w:p>
  </w:comment>
  <w:comment w:id="228" w:author="Camp, Ed" w:date="2022-05-29T15:31:00Z" w:initials="CE">
    <w:p w14:paraId="69E5463F" w14:textId="5F0B467A" w:rsidR="00D01D9D" w:rsidRDefault="00D01D9D">
      <w:pPr>
        <w:pStyle w:val="CommentText"/>
      </w:pPr>
      <w:r>
        <w:rPr>
          <w:rStyle w:val="CommentReference"/>
        </w:rPr>
        <w:annotationRef/>
      </w:r>
      <w:r>
        <w:t>I see mentioned below but may specify these were not back transformed (</w:t>
      </w:r>
      <w:proofErr w:type="spellStart"/>
      <w:proofErr w:type="gramStart"/>
      <w:r>
        <w:t>ie</w:t>
      </w:r>
      <w:proofErr w:type="spellEnd"/>
      <w:proofErr w:type="gramEnd"/>
      <w:r>
        <w:t xml:space="preserve"> in log space because you used </w:t>
      </w:r>
      <w:proofErr w:type="spellStart"/>
      <w:r>
        <w:t>loglink</w:t>
      </w:r>
      <w:proofErr w:type="spellEnd"/>
      <w:r>
        <w:t>, right?)</w:t>
      </w:r>
    </w:p>
  </w:comment>
  <w:comment w:id="229" w:author="Camp, Ed" w:date="2022-05-29T15:32:00Z" w:initials="CE">
    <w:p w14:paraId="12F7C006" w14:textId="62C2D868" w:rsidR="00D01D9D" w:rsidRDefault="00D01D9D">
      <w:pPr>
        <w:pStyle w:val="CommentText"/>
      </w:pPr>
      <w:r>
        <w:rPr>
          <w:rStyle w:val="CommentReference"/>
        </w:rPr>
        <w:annotationRef/>
      </w:r>
      <w:r>
        <w:t>Above beta for AB was -0.17, no?</w:t>
      </w:r>
    </w:p>
  </w:comment>
  <w:comment w:id="230" w:author="Geiger, Steve" w:date="2022-05-23T16:20:00Z" w:initials="GS">
    <w:p w14:paraId="78EF0306" w14:textId="77777777" w:rsidR="00793763" w:rsidRDefault="00793763" w:rsidP="00124386">
      <w:pPr>
        <w:pStyle w:val="CommentText"/>
      </w:pPr>
      <w:r>
        <w:rPr>
          <w:rStyle w:val="CommentReference"/>
        </w:rPr>
        <w:annotationRef/>
      </w:r>
      <w:proofErr w:type="gramStart"/>
      <w:r>
        <w:t>So</w:t>
      </w:r>
      <w:proofErr w:type="gramEnd"/>
      <w:r>
        <w:t xml:space="preserve"> the bays do not behave similarly.</w:t>
      </w:r>
    </w:p>
  </w:comment>
  <w:comment w:id="234" w:author="Geiger, Steve" w:date="2022-05-23T16:22:00Z" w:initials="GS">
    <w:p w14:paraId="650B244A" w14:textId="77777777" w:rsidR="00A3189E" w:rsidRDefault="00A3189E" w:rsidP="006003FD">
      <w:pPr>
        <w:pStyle w:val="CommentText"/>
      </w:pPr>
      <w:r>
        <w:rPr>
          <w:rStyle w:val="CommentReference"/>
        </w:rPr>
        <w:annotationRef/>
      </w:r>
      <w:r>
        <w:t>Which bays/sites? This makes a huge difference in spat, potentially .</w:t>
      </w:r>
    </w:p>
  </w:comment>
  <w:comment w:id="232" w:author="Geiger, Steve" w:date="2022-05-23T16:56:00Z" w:initials="GS">
    <w:p w14:paraId="6305FC3B" w14:textId="77777777" w:rsidR="006F6287" w:rsidRDefault="006F6287" w:rsidP="00560ABD">
      <w:pPr>
        <w:pStyle w:val="CommentText"/>
      </w:pPr>
      <w:r>
        <w:rPr>
          <w:rStyle w:val="CommentReference"/>
        </w:rPr>
        <w:annotationRef/>
      </w:r>
      <w:r>
        <w:t>I think most of this belongs in either methods or discussion</w:t>
      </w:r>
    </w:p>
  </w:comment>
  <w:comment w:id="233" w:author="Camp, Ed" w:date="2022-05-29T15:40:00Z" w:initials="CE">
    <w:p w14:paraId="206E40B8" w14:textId="77777777" w:rsidR="00886546" w:rsidRDefault="00886546">
      <w:pPr>
        <w:pStyle w:val="CommentText"/>
      </w:pPr>
      <w:r>
        <w:rPr>
          <w:rStyle w:val="CommentReference"/>
        </w:rPr>
        <w:annotationRef/>
      </w:r>
      <w:r>
        <w:t>This paragraph I agree is mostly methods.</w:t>
      </w:r>
    </w:p>
    <w:p w14:paraId="2854C82E" w14:textId="77777777" w:rsidR="00886546" w:rsidRDefault="00886546">
      <w:pPr>
        <w:pStyle w:val="CommentText"/>
      </w:pPr>
      <w:r>
        <w:t>I made a note above, but I might break methods down a bit different just for clarity. Like I might have a brief “approach” paragraph that just says “hey we did 2 things, first looked at trends over time for all areas, then looked at some specific AB models to assess effect of restoration and flow. The latter was because there were multiple types of material deposited (tab 1) and widespread perceptions that flow mediates oysters (Fisch &amp; Pine).</w:t>
      </w:r>
    </w:p>
    <w:p w14:paraId="520D2A20" w14:textId="77777777" w:rsidR="00886546" w:rsidRDefault="00886546">
      <w:pPr>
        <w:pStyle w:val="CommentText"/>
      </w:pPr>
      <w:r>
        <w:t xml:space="preserve">Then </w:t>
      </w:r>
      <w:proofErr w:type="gramStart"/>
      <w:r>
        <w:t>I’d</w:t>
      </w:r>
      <w:proofErr w:type="gramEnd"/>
      <w:r>
        <w:t xml:space="preserve"> describe with subheading the first analysis, which is pretty straightforward,</w:t>
      </w:r>
    </w:p>
    <w:p w14:paraId="0541A9CD" w14:textId="17E19062" w:rsidR="00886546" w:rsidRDefault="00886546">
      <w:pPr>
        <w:pStyle w:val="CommentText"/>
      </w:pPr>
      <w:r>
        <w:t xml:space="preserve">Then with another subheading </w:t>
      </w:r>
      <w:proofErr w:type="gramStart"/>
      <w:r>
        <w:t>I’d</w:t>
      </w:r>
      <w:proofErr w:type="gramEnd"/>
      <w:r>
        <w:t xml:space="preserve"> describe the second type of analyses, which looks like it was two separate model families.</w:t>
      </w:r>
    </w:p>
  </w:comment>
  <w:comment w:id="235" w:author="Camp, Ed" w:date="2022-05-29T15:42:00Z" w:initials="CE">
    <w:p w14:paraId="5B741013" w14:textId="7803177B" w:rsidR="00886546" w:rsidRDefault="00886546">
      <w:pPr>
        <w:pStyle w:val="CommentText"/>
      </w:pPr>
      <w:r>
        <w:rPr>
          <w:rStyle w:val="CommentReference"/>
        </w:rPr>
        <w:annotationRef/>
      </w:r>
      <w:proofErr w:type="gramStart"/>
      <w:r>
        <w:t>I’d</w:t>
      </w:r>
      <w:proofErr w:type="gramEnd"/>
      <w:r>
        <w:t xml:space="preserve"> move to methods sort of under the breakdown I suggested, and then follow through with the subheadings to results so it’s easy to track.</w:t>
      </w:r>
    </w:p>
  </w:comment>
  <w:comment w:id="236" w:author="bill pine" w:date="2022-03-15T15:12:00Z" w:initials="PB">
    <w:p w14:paraId="7D99C3F1" w14:textId="77AA61D6" w:rsidR="00D07B21" w:rsidRDefault="00D07B21">
      <w:pPr>
        <w:pStyle w:val="CommentText"/>
      </w:pPr>
      <w:r>
        <w:rPr>
          <w:rStyle w:val="CommentReference"/>
        </w:rPr>
        <w:annotationRef/>
      </w:r>
      <w:r w:rsidR="00035D83">
        <w:t>This</w:t>
      </w:r>
      <w:r>
        <w:t xml:space="preserve"> is tmb4 model in quadrat synthesis</w:t>
      </w:r>
    </w:p>
  </w:comment>
  <w:comment w:id="237" w:author="Camp, Ed" w:date="2022-05-29T15:43:00Z" w:initials="CE">
    <w:p w14:paraId="4617897F" w14:textId="4815C203" w:rsidR="00886546" w:rsidRDefault="00886546">
      <w:pPr>
        <w:pStyle w:val="CommentText"/>
      </w:pPr>
      <w:r>
        <w:rPr>
          <w:rStyle w:val="CommentReference"/>
        </w:rPr>
        <w:annotationRef/>
      </w:r>
      <w:r>
        <w:t>Is this because there was a cultch var that was not stat sig or because the hypothesis is they should have increased over time as restoration occurred?</w:t>
      </w:r>
    </w:p>
  </w:comment>
  <w:comment w:id="238" w:author="Geiger, Steve" w:date="2022-05-23T16:55:00Z" w:initials="GS">
    <w:p w14:paraId="2ABF0BDA" w14:textId="77777777" w:rsidR="00770D86" w:rsidRDefault="00770D86" w:rsidP="00A8386B">
      <w:pPr>
        <w:pStyle w:val="CommentText"/>
      </w:pPr>
      <w:r>
        <w:rPr>
          <w:rStyle w:val="CommentReference"/>
        </w:rPr>
        <w:annotationRef/>
      </w:r>
      <w:r>
        <w:t xml:space="preserve">If flow directly affects spat </w:t>
      </w:r>
      <w:proofErr w:type="gramStart"/>
      <w:r>
        <w:t>but  not</w:t>
      </w:r>
      <w:proofErr w:type="gramEnd"/>
      <w:r>
        <w:t xml:space="preserve"> lag of flow I'd hypothesize it is affecting settlement and  survival of spat, but not condition of spawning oysters as much?</w:t>
      </w:r>
    </w:p>
  </w:comment>
  <w:comment w:id="239" w:author="Geiger, Steve" w:date="2022-05-23T17:00:00Z" w:initials="GS">
    <w:p w14:paraId="288D2CA3" w14:textId="77777777" w:rsidR="00A37F6A" w:rsidRDefault="00A37F6A" w:rsidP="007E0F62">
      <w:pPr>
        <w:pStyle w:val="CommentText"/>
      </w:pPr>
      <w:r>
        <w:rPr>
          <w:rStyle w:val="CommentReference"/>
        </w:rPr>
        <w:annotationRef/>
      </w:r>
      <w:r>
        <w:t>discussion</w:t>
      </w:r>
    </w:p>
  </w:comment>
  <w:comment w:id="240" w:author="Camp, Ed" w:date="2022-05-29T15:45:00Z" w:initials="CE">
    <w:p w14:paraId="41C782ED" w14:textId="5E4106CB" w:rsidR="00124F15" w:rsidRDefault="00124F15">
      <w:pPr>
        <w:pStyle w:val="CommentText"/>
      </w:pPr>
      <w:r>
        <w:rPr>
          <w:rStyle w:val="CommentReference"/>
        </w:rPr>
        <w:annotationRef/>
      </w:r>
      <w:r>
        <w:t xml:space="preserve">I </w:t>
      </w:r>
      <w:proofErr w:type="gramStart"/>
      <w:r>
        <w:t>actually prefer</w:t>
      </w:r>
      <w:proofErr w:type="gramEnd"/>
      <w:r>
        <w:t xml:space="preserve"> statements like this to open up results paragraphs. The next sentence though I do think is methods</w:t>
      </w:r>
    </w:p>
  </w:comment>
  <w:comment w:id="242" w:author="bill pine" w:date="2022-03-30T06:23:00Z" w:initials="PB">
    <w:p w14:paraId="376A42C3" w14:textId="4AF62528" w:rsidR="00C1715F" w:rsidRDefault="00C1715F">
      <w:pPr>
        <w:pStyle w:val="CommentText"/>
      </w:pPr>
      <w:r>
        <w:rPr>
          <w:rStyle w:val="CommentReference"/>
        </w:rPr>
        <w:annotationRef/>
      </w:r>
      <w:r>
        <w:t>This is test2 in quad synthesis about line 513</w:t>
      </w:r>
    </w:p>
  </w:comment>
  <w:comment w:id="241" w:author="Geiger, Steve" w:date="2022-05-23T17:04:00Z" w:initials="GS">
    <w:p w14:paraId="700F7108" w14:textId="77777777" w:rsidR="00FD2BD5" w:rsidRDefault="00FD2BD5">
      <w:pPr>
        <w:pStyle w:val="CommentText"/>
      </w:pPr>
      <w:r>
        <w:rPr>
          <w:rStyle w:val="CommentReference"/>
        </w:rPr>
        <w:annotationRef/>
      </w:r>
      <w:r>
        <w:t>I understand what you're trying to analyze this but the mix of discussion in the first part of the paragraph makes this very confused.  I feel like if the analyses were presented as "time since plant was used as a variable with substrate type as a categorical descriptor" it might be more clear?</w:t>
      </w:r>
    </w:p>
    <w:p w14:paraId="1B7029DC" w14:textId="77777777" w:rsidR="00FD2BD5" w:rsidRDefault="00FD2BD5" w:rsidP="00470E2E">
      <w:pPr>
        <w:pStyle w:val="CommentText"/>
      </w:pPr>
      <w:r>
        <w:t xml:space="preserve"> </w:t>
      </w:r>
    </w:p>
  </w:comment>
  <w:comment w:id="246" w:author="Geiger, Steve" w:date="2022-05-23T17:07:00Z" w:initials="GS">
    <w:p w14:paraId="1148E853" w14:textId="77777777" w:rsidR="00552D63" w:rsidRDefault="00552D63" w:rsidP="001F7096">
      <w:pPr>
        <w:pStyle w:val="CommentText"/>
      </w:pPr>
      <w:r>
        <w:rPr>
          <w:rStyle w:val="CommentReference"/>
        </w:rPr>
        <w:annotationRef/>
      </w:r>
      <w:r>
        <w:t>Explain why - part of the model parameter requirements?</w:t>
      </w:r>
    </w:p>
  </w:comment>
  <w:comment w:id="248" w:author="Geiger, Steve" w:date="2022-05-23T17:12:00Z" w:initials="GS">
    <w:p w14:paraId="46D5DFE1" w14:textId="77777777" w:rsidR="00F16B83" w:rsidRDefault="00F16B83" w:rsidP="00C60691">
      <w:pPr>
        <w:pStyle w:val="CommentText"/>
      </w:pPr>
      <w:r>
        <w:rPr>
          <w:rStyle w:val="CommentReference"/>
        </w:rPr>
        <w:annotationRef/>
      </w:r>
      <w:r>
        <w:t>Is {Period*substrate} the key or {time since plant*substrate} key?</w:t>
      </w:r>
    </w:p>
  </w:comment>
  <w:comment w:id="249" w:author="bill pine" w:date="2022-03-31T05:34:00Z" w:initials="PB">
    <w:p w14:paraId="4A2BC774" w14:textId="15FA86CB" w:rsidR="00154723" w:rsidRDefault="00154723">
      <w:pPr>
        <w:pStyle w:val="CommentText"/>
      </w:pPr>
      <w:r>
        <w:rPr>
          <w:rStyle w:val="CommentReference"/>
        </w:rPr>
        <w:annotationRef/>
      </w:r>
      <w:r>
        <w:t>Remember Jamie sees about 20 kg per m2 of cultch</w:t>
      </w:r>
    </w:p>
  </w:comment>
  <w:comment w:id="251" w:author="Geiger, Steve" w:date="2022-05-23T17:13:00Z" w:initials="GS">
    <w:p w14:paraId="718145C7" w14:textId="77777777" w:rsidR="00373B35" w:rsidRDefault="00373B35" w:rsidP="00603E3A">
      <w:pPr>
        <w:pStyle w:val="CommentText"/>
      </w:pPr>
      <w:r>
        <w:rPr>
          <w:rStyle w:val="CommentReference"/>
        </w:rPr>
        <w:annotationRef/>
      </w:r>
      <w:r>
        <w:t>This isn't really biomass, is substrate mass, right?</w:t>
      </w:r>
    </w:p>
  </w:comment>
  <w:comment w:id="250" w:author="Geiger, Steve" w:date="2022-05-23T17:13:00Z" w:initials="GS">
    <w:p w14:paraId="0BC607AE" w14:textId="075ECA53" w:rsidR="00373B35" w:rsidRDefault="00373B35" w:rsidP="00A0690A">
      <w:pPr>
        <w:pStyle w:val="CommentText"/>
      </w:pPr>
      <w:r>
        <w:rPr>
          <w:rStyle w:val="CommentReference"/>
        </w:rPr>
        <w:annotationRef/>
      </w:r>
      <w:r>
        <w:t>So rock is persisting better?</w:t>
      </w:r>
    </w:p>
  </w:comment>
  <w:comment w:id="252" w:author="Geiger, Steve" w:date="2022-05-23T17:14:00Z" w:initials="GS">
    <w:p w14:paraId="1D14CAB3" w14:textId="77777777" w:rsidR="007A6DCC" w:rsidRDefault="007A6DCC" w:rsidP="003B3689">
      <w:pPr>
        <w:pStyle w:val="CommentText"/>
      </w:pPr>
      <w:r>
        <w:rPr>
          <w:rStyle w:val="CommentReference"/>
        </w:rPr>
        <w:annotationRef/>
      </w:r>
      <w:r>
        <w:t>discussion</w:t>
      </w:r>
    </w:p>
  </w:comment>
  <w:comment w:id="254" w:author="Geiger, Steve" w:date="2022-05-23T17:18:00Z" w:initials="GS">
    <w:p w14:paraId="29357503" w14:textId="77777777" w:rsidR="00D3550D" w:rsidRDefault="00D3550D">
      <w:pPr>
        <w:pStyle w:val="CommentText"/>
      </w:pPr>
      <w:r>
        <w:rPr>
          <w:rStyle w:val="CommentReference"/>
        </w:rPr>
        <w:annotationRef/>
      </w:r>
      <w:r>
        <w:t xml:space="preserve">I think if the scales are adjusted it would clearly show two things.  </w:t>
      </w:r>
    </w:p>
    <w:p w14:paraId="02D6AA6B" w14:textId="77777777" w:rsidR="00D3550D" w:rsidRDefault="00D3550D">
      <w:pPr>
        <w:pStyle w:val="CommentText"/>
      </w:pPr>
      <w:r>
        <w:t>1. more cultch = more spat.</w:t>
      </w:r>
    </w:p>
    <w:p w14:paraId="00547270" w14:textId="77777777" w:rsidR="00D3550D" w:rsidRDefault="00D3550D" w:rsidP="00C623D5">
      <w:pPr>
        <w:pStyle w:val="CommentText"/>
      </w:pPr>
      <w:r>
        <w:t>2. drastic differences between 2021 and 5007.  Why is important.</w:t>
      </w:r>
    </w:p>
  </w:comment>
  <w:comment w:id="255" w:author="Geiger, Steve" w:date="2022-05-23T17:20:00Z" w:initials="GS">
    <w:p w14:paraId="7B2918D7" w14:textId="77777777" w:rsidR="00F6348D" w:rsidRDefault="00F6348D" w:rsidP="00774B98">
      <w:pPr>
        <w:pStyle w:val="CommentText"/>
      </w:pPr>
      <w:r>
        <w:rPr>
          <w:rStyle w:val="CommentReference"/>
        </w:rPr>
        <w:annotationRef/>
      </w:r>
      <w:r>
        <w:t>discussion</w:t>
      </w:r>
    </w:p>
  </w:comment>
  <w:comment w:id="257" w:author="Geiger, Steve" w:date="2022-05-23T17:21:00Z" w:initials="GS">
    <w:p w14:paraId="1B043365" w14:textId="77777777" w:rsidR="00FD6C66" w:rsidRDefault="00FD6C66">
      <w:pPr>
        <w:pStyle w:val="CommentText"/>
      </w:pPr>
      <w:r>
        <w:rPr>
          <w:rStyle w:val="CommentReference"/>
        </w:rPr>
        <w:annotationRef/>
      </w:r>
      <w:r>
        <w:t>So this makes me wonder how the math works as previously we found spat decreases when it's dry but here we say discharge was higher later in the study, when that is when the lowest spat is observed.</w:t>
      </w:r>
    </w:p>
    <w:p w14:paraId="0B3472E6" w14:textId="77777777" w:rsidR="00FD6C66" w:rsidRDefault="00FD6C66">
      <w:pPr>
        <w:pStyle w:val="CommentText"/>
      </w:pPr>
    </w:p>
    <w:p w14:paraId="7628A6C9" w14:textId="77777777" w:rsidR="00FD6C66" w:rsidRDefault="00FD6C66" w:rsidP="00C341EE">
      <w:pPr>
        <w:pStyle w:val="CommentText"/>
      </w:pPr>
      <w:r>
        <w:t>This doesn't sit well.</w:t>
      </w:r>
    </w:p>
  </w:comment>
  <w:comment w:id="261" w:author="Geiger, Steve" w:date="2022-05-24T09:05:00Z" w:initials="GS">
    <w:p w14:paraId="6F1BD874" w14:textId="77777777" w:rsidR="003D472D" w:rsidRDefault="003D472D" w:rsidP="00F40BEA">
      <w:pPr>
        <w:pStyle w:val="CommentText"/>
      </w:pPr>
      <w:r>
        <w:rPr>
          <w:rStyle w:val="CommentReference"/>
        </w:rPr>
        <w:annotationRef/>
      </w:r>
      <w:r>
        <w:t xml:space="preserve">It really was not experimental, it was fairly routine </w:t>
      </w:r>
    </w:p>
  </w:comment>
  <w:comment w:id="266" w:author="Camp, Ed" w:date="2022-05-29T15:52:00Z" w:initials="CE">
    <w:p w14:paraId="02C8AA4E" w14:textId="6CADB9AD" w:rsidR="00146E90" w:rsidRDefault="00146E90">
      <w:pPr>
        <w:pStyle w:val="CommentText"/>
      </w:pPr>
      <w:r>
        <w:rPr>
          <w:rStyle w:val="CommentReference"/>
        </w:rPr>
        <w:annotationRef/>
      </w:r>
      <w:r>
        <w:t>This is what will be revised per Ryan’s comment about acre/hectare, right?</w:t>
      </w:r>
    </w:p>
  </w:comment>
  <w:comment w:id="274" w:author="Geiger, Steve" w:date="2022-05-24T09:38:00Z" w:initials="GS">
    <w:p w14:paraId="028009E9" w14:textId="77777777" w:rsidR="00324010" w:rsidRDefault="00324010" w:rsidP="004D12F1">
      <w:pPr>
        <w:pStyle w:val="CommentText"/>
      </w:pPr>
      <w:r>
        <w:rPr>
          <w:rStyle w:val="CommentReference"/>
        </w:rPr>
        <w:annotationRef/>
      </w:r>
      <w:r>
        <w:rPr>
          <w:color w:val="222222"/>
        </w:rPr>
        <w:t>Gulf States Marine Fisheries Commission. "The oyster fishery of the Gulf of Mexico, United States: A regional management plan." (1991).</w:t>
      </w:r>
      <w:r>
        <w:t xml:space="preserve"> </w:t>
      </w:r>
    </w:p>
  </w:comment>
  <w:comment w:id="289" w:author="Geiger, Steve" w:date="2022-05-24T09:39:00Z" w:initials="GS">
    <w:p w14:paraId="390B2E96" w14:textId="77777777" w:rsidR="00C006EE" w:rsidRDefault="00952DAF" w:rsidP="00CD5FE4">
      <w:pPr>
        <w:pStyle w:val="CommentText"/>
      </w:pPr>
      <w:r>
        <w:rPr>
          <w:rStyle w:val="CommentReference"/>
        </w:rPr>
        <w:annotationRef/>
      </w:r>
      <w:r w:rsidR="00C006EE">
        <w:t>To my knowledge there's no easy way to track cultching after 2009. It probably exists, I'm just not familiar with a good source.</w:t>
      </w:r>
    </w:p>
  </w:comment>
  <w:comment w:id="295" w:author="bill pine" w:date="2022-04-20T06:20:00Z" w:initials="PB">
    <w:p w14:paraId="7ECEA4CB" w14:textId="7D06F9FE"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297" w:author="Camp, Ed" w:date="2022-05-29T15:54:00Z" w:initials="CE">
    <w:p w14:paraId="5993BE92" w14:textId="0D8A69CE" w:rsidR="00146E90" w:rsidRDefault="00146E90">
      <w:pPr>
        <w:pStyle w:val="CommentText"/>
      </w:pPr>
      <w:r>
        <w:rPr>
          <w:rStyle w:val="CommentReference"/>
        </w:rPr>
        <w:annotationRef/>
      </w:r>
      <w:r>
        <w:t xml:space="preserve">We </w:t>
      </w:r>
      <w:proofErr w:type="gramStart"/>
      <w:r>
        <w:t>can’t</w:t>
      </w:r>
      <w:proofErr w:type="gramEnd"/>
      <w:r>
        <w:t xml:space="preserve"> say this unless we can site it, and I haven’t seen it published. The analyses I saw presented on this (</w:t>
      </w:r>
      <w:proofErr w:type="gramStart"/>
      <w:r>
        <w:t>i.e.</w:t>
      </w:r>
      <w:proofErr w:type="gramEnd"/>
      <w:r>
        <w:t xml:space="preserve"> pptx not paper)</w:t>
      </w:r>
      <w:r w:rsidR="00D561A2">
        <w:t xml:space="preserve"> did not include error margins and it was not clear (again, in that presentation) that the stat sig associated with them was appropriately assigned. Also, IIRC, 400 was described as stat sig different than 300, but again, not clear if these were done appropriately (given overdispersion of data, would want to be accounting for that so a simple gaussian-based </w:t>
      </w:r>
      <w:proofErr w:type="spellStart"/>
      <w:r w:rsidR="00D561A2">
        <w:t>anova</w:t>
      </w:r>
      <w:proofErr w:type="spellEnd"/>
      <w:r w:rsidR="00D561A2">
        <w:t xml:space="preserve"> whatever </w:t>
      </w:r>
      <w:proofErr w:type="gramStart"/>
      <w:r w:rsidR="00D561A2">
        <w:t>wouldn’t</w:t>
      </w:r>
      <w:proofErr w:type="gramEnd"/>
      <w:r w:rsidR="00D561A2">
        <w:t xml:space="preserve"> do it)</w:t>
      </w:r>
    </w:p>
  </w:comment>
  <w:comment w:id="307" w:author="Camp, Ed" w:date="2022-05-29T16:00:00Z" w:initials="CE">
    <w:p w14:paraId="0C9E0EE0" w14:textId="5041F433" w:rsidR="00E43544" w:rsidRDefault="00E43544">
      <w:pPr>
        <w:pStyle w:val="CommentText"/>
      </w:pPr>
      <w:r>
        <w:rPr>
          <w:rStyle w:val="CommentReference"/>
        </w:rPr>
        <w:annotationRef/>
      </w:r>
      <w:proofErr w:type="gramStart"/>
      <w:r>
        <w:t>Similar to</w:t>
      </w:r>
      <w:proofErr w:type="gramEnd"/>
      <w:r>
        <w:t xml:space="preserve"> below, I would start this with a sentence that says something like “It is possible the substrate materials used were not sufficient to effectively improve the habitat as much as they were intended to”</w:t>
      </w:r>
    </w:p>
  </w:comment>
  <w:comment w:id="308" w:author="Camp, Ed" w:date="2022-05-29T15:58:00Z" w:initials="CE">
    <w:p w14:paraId="4D315369" w14:textId="77777777" w:rsidR="00D561A2" w:rsidRDefault="00D561A2">
      <w:pPr>
        <w:pStyle w:val="CommentText"/>
      </w:pPr>
      <w:r>
        <w:rPr>
          <w:rStyle w:val="CommentReference"/>
        </w:rPr>
        <w:annotationRef/>
      </w:r>
      <w:r>
        <w:t xml:space="preserve">If </w:t>
      </w:r>
      <w:proofErr w:type="gramStart"/>
      <w:r>
        <w:t>you’re</w:t>
      </w:r>
      <w:proofErr w:type="gramEnd"/>
      <w:r>
        <w:t xml:space="preserve"> ok with it, I’d rework this to start off signaling that it’s talking about potential explanations for the findings of lack of restoration, like a topic sentence that says something like </w:t>
      </w:r>
    </w:p>
    <w:p w14:paraId="016CBF2F" w14:textId="24061349" w:rsidR="00D561A2" w:rsidRDefault="00D561A2">
      <w:pPr>
        <w:pStyle w:val="CommentText"/>
      </w:pPr>
      <w:r>
        <w:t>“One potential explanation for the apparent lack of desired oyster population response to restoration in AB is the reef height”. I think adding this in and slight tweaks make it work much nicer.</w:t>
      </w:r>
    </w:p>
  </w:comment>
  <w:comment w:id="309" w:author="Camp, Ed" w:date="2022-05-29T16:03:00Z" w:initials="CE">
    <w:p w14:paraId="5465EE89" w14:textId="7441BCC3" w:rsidR="00E43544" w:rsidRDefault="00E43544">
      <w:pPr>
        <w:pStyle w:val="CommentText"/>
      </w:pPr>
      <w:r>
        <w:rPr>
          <w:rStyle w:val="CommentReference"/>
        </w:rPr>
        <w:annotationRef/>
      </w:r>
      <w:r>
        <w:t>I did not understand what the main point of this paragraph</w:t>
      </w:r>
    </w:p>
  </w:comment>
  <w:comment w:id="310" w:author="bill pine"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323" w:author="bill pine"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 xml:space="preserve">Zu </w:t>
      </w:r>
      <w:proofErr w:type="spellStart"/>
      <w:r>
        <w:rPr>
          <w:rFonts w:ascii="Arial" w:hAnsi="Arial" w:cs="Arial"/>
          <w:color w:val="222222"/>
          <w:shd w:val="clear" w:color="auto" w:fill="FFFFFF"/>
        </w:rPr>
        <w:t>Ermgassen</w:t>
      </w:r>
      <w:proofErr w:type="spellEnd"/>
      <w:r>
        <w:rPr>
          <w:rFonts w:ascii="Arial" w:hAnsi="Arial" w:cs="Arial"/>
          <w:color w:val="222222"/>
          <w:shd w:val="clear" w:color="auto" w:fill="FFFFFF"/>
        </w:rPr>
        <w:t>,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327" w:author="bill pine"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325" w:author="Geiger, Steve" w:date="2022-05-24T10:02:00Z" w:initials="GS">
    <w:p w14:paraId="6055A579" w14:textId="77777777" w:rsidR="006B1AC1" w:rsidRDefault="006B1AC1" w:rsidP="00E929D1">
      <w:pPr>
        <w:pStyle w:val="CommentText"/>
      </w:pPr>
      <w:r>
        <w:rPr>
          <w:rStyle w:val="CommentReference"/>
        </w:rPr>
        <w:annotationRef/>
      </w:r>
      <w:r>
        <w:t>This heading is unnecessarily pointed</w:t>
      </w:r>
    </w:p>
  </w:comment>
  <w:comment w:id="329" w:author="Geiger, Steve" w:date="2022-05-24T10:03:00Z" w:initials="GS">
    <w:p w14:paraId="0D8442F0" w14:textId="77777777" w:rsidR="00585E8B" w:rsidRDefault="00585E8B" w:rsidP="00CE0EC5">
      <w:pPr>
        <w:pStyle w:val="CommentText"/>
      </w:pPr>
      <w:r>
        <w:rPr>
          <w:rStyle w:val="CommentReference"/>
        </w:rPr>
        <w:annotationRef/>
      </w:r>
      <w:r>
        <w:t>Your figure shows it is above average for most of 20 - 21</w:t>
      </w:r>
    </w:p>
  </w:comment>
  <w:comment w:id="330" w:author="Geiger, Steve" w:date="2022-05-24T10:04:00Z" w:initials="GS">
    <w:p w14:paraId="33585D04" w14:textId="77777777" w:rsidR="001D6973" w:rsidRDefault="001D6973" w:rsidP="003C56B4">
      <w:pPr>
        <w:pStyle w:val="CommentText"/>
      </w:pPr>
      <w:r>
        <w:rPr>
          <w:rStyle w:val="CommentReference"/>
        </w:rPr>
        <w:annotationRef/>
      </w:r>
      <w:r>
        <w:t>I agree it suggests that high-salinity was probably a not a recent driver</w:t>
      </w:r>
    </w:p>
  </w:comment>
  <w:comment w:id="331" w:author="Geiger, Steve" w:date="2022-05-24T10:05:00Z" w:initials="GS">
    <w:p w14:paraId="1FA7C6F6" w14:textId="77777777" w:rsidR="00522C85" w:rsidRDefault="00522C85" w:rsidP="00C66CEC">
      <w:pPr>
        <w:pStyle w:val="CommentText"/>
      </w:pPr>
      <w:r>
        <w:rPr>
          <w:rStyle w:val="CommentReference"/>
        </w:rPr>
        <w:annotationRef/>
      </w:r>
      <w:r>
        <w:t xml:space="preserve">I think this should be a more prominent point, and maybe an assessment of before and after closure?  </w:t>
      </w:r>
    </w:p>
  </w:comment>
  <w:comment w:id="333" w:author="Geiger, Steve" w:date="2022-05-24T10:07:00Z" w:initials="GS">
    <w:p w14:paraId="44F1507F" w14:textId="77777777" w:rsidR="00587698" w:rsidRDefault="00587698" w:rsidP="003B2246">
      <w:pPr>
        <w:pStyle w:val="CommentText"/>
      </w:pPr>
      <w:r>
        <w:rPr>
          <w:rStyle w:val="CommentReference"/>
        </w:rPr>
        <w:annotationRef/>
      </w:r>
      <w:r>
        <w:t xml:space="preserve">You could also argue maybe some of the restoration Apalachicola needs to be intertidal.  Based on Swift it seem possible they were , at least occasionally?  Ie: have the major reefs lost a meter or more of elevation? 2 meters? </w:t>
      </w:r>
    </w:p>
  </w:comment>
  <w:comment w:id="332" w:author="Camp, Ed" w:date="2022-05-29T16:05:00Z" w:initials="CE">
    <w:p w14:paraId="58240399" w14:textId="7F0414A1" w:rsidR="00E43544" w:rsidRDefault="00E43544">
      <w:pPr>
        <w:pStyle w:val="CommentText"/>
      </w:pPr>
      <w:r>
        <w:rPr>
          <w:rStyle w:val="CommentReference"/>
        </w:rPr>
        <w:annotationRef/>
      </w:r>
      <w:r>
        <w:t>I guess this is a takeaway, but most of it is just fact, right?</w:t>
      </w:r>
    </w:p>
  </w:comment>
  <w:comment w:id="335" w:author="bill pine" w:date="2022-04-20T10:43:00Z" w:initials="PB">
    <w:p w14:paraId="54728C17" w14:textId="78A9E503" w:rsidR="00B54A5F" w:rsidRDefault="00B54A5F">
      <w:pPr>
        <w:pStyle w:val="CommentText"/>
      </w:pPr>
      <w:r>
        <w:rPr>
          <w:rStyle w:val="CommentReference"/>
        </w:rPr>
        <w:annotationRef/>
      </w:r>
      <w:r>
        <w:t>Double check, it was shell but was this dredged clam or scallop. Only described in supplemental material</w:t>
      </w:r>
    </w:p>
  </w:comment>
  <w:comment w:id="336" w:author="bill pine"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337" w:author="Geiger, Steve" w:date="2022-05-24T10:09:00Z" w:initials="GS">
    <w:p w14:paraId="408993EF" w14:textId="77777777" w:rsidR="00833C71" w:rsidRDefault="00833C71" w:rsidP="00C136BF">
      <w:pPr>
        <w:pStyle w:val="CommentText"/>
      </w:pPr>
      <w:r>
        <w:rPr>
          <w:rStyle w:val="CommentReference"/>
        </w:rPr>
        <w:annotationRef/>
      </w:r>
      <w:r>
        <w:t>Or at minimum an acre+ size demonstration comparing limestones and shell, etc.?</w:t>
      </w:r>
    </w:p>
  </w:comment>
  <w:comment w:id="334" w:author="Camp, Ed" w:date="2022-05-29T16:06:00Z" w:initials="CE">
    <w:p w14:paraId="5D96CE5A" w14:textId="7AA02E06" w:rsidR="00611BB9" w:rsidRDefault="00611BB9">
      <w:pPr>
        <w:pStyle w:val="CommentText"/>
      </w:pPr>
      <w:r>
        <w:rPr>
          <w:rStyle w:val="CommentReference"/>
        </w:rPr>
        <w:annotationRef/>
      </w:r>
      <w:r>
        <w:t xml:space="preserve">I think the first part of this works, but I </w:t>
      </w:r>
      <w:proofErr w:type="gramStart"/>
      <w:r>
        <w:t>don’t</w:t>
      </w:r>
      <w:proofErr w:type="gramEnd"/>
      <w:r>
        <w:t xml:space="preserve"> know that the LCR is as useful as the comparison among types of material used in AB. </w:t>
      </w:r>
    </w:p>
  </w:comment>
  <w:comment w:id="338" w:author="Camp, Ed" w:date="2022-05-29T16:07:00Z" w:initials="CE">
    <w:p w14:paraId="23FD93F7" w14:textId="14FD4B67" w:rsidR="00611BB9" w:rsidRDefault="00611BB9">
      <w:pPr>
        <w:pStyle w:val="CommentText"/>
      </w:pPr>
      <w:r>
        <w:rPr>
          <w:rStyle w:val="CommentReference"/>
        </w:rPr>
        <w:annotationRef/>
      </w:r>
      <w:r>
        <w:t>This puts a ton of importance of the “considered” word.</w:t>
      </w:r>
    </w:p>
  </w:comment>
  <w:comment w:id="343" w:author="Camp, Ed" w:date="2022-05-29T16:08:00Z" w:initials="CE">
    <w:p w14:paraId="59F457C1" w14:textId="7D443F6A" w:rsidR="00611BB9" w:rsidRDefault="00611BB9">
      <w:pPr>
        <w:pStyle w:val="CommentText"/>
      </w:pPr>
      <w:r>
        <w:rPr>
          <w:rStyle w:val="CommentReference"/>
        </w:rPr>
        <w:annotationRef/>
      </w:r>
      <w:r>
        <w:t>I think to make this point here there must be a paragraph in the rest of the discussion that makes that point. I think one can be added.</w:t>
      </w:r>
    </w:p>
  </w:comment>
  <w:comment w:id="345" w:author="bill pine" w:date="2022-04-20T08:46:00Z" w:initials="PB">
    <w:p w14:paraId="561DF8AB" w14:textId="78FCFF4D" w:rsidR="00ED3261" w:rsidRDefault="00ED3261">
      <w:pPr>
        <w:pStyle w:val="CommentText"/>
      </w:pPr>
      <w:r>
        <w:rPr>
          <w:rStyle w:val="CommentReference"/>
        </w:rPr>
        <w:annotationRef/>
      </w:r>
      <w:r w:rsidRPr="00ED3261">
        <w:t>https://afspubs.onlinelibrary.wiley.com/doi/pdf/10.1002/mcf2.10192</w:t>
      </w:r>
    </w:p>
  </w:comment>
  <w:comment w:id="344" w:author="Camp, Ed" w:date="2022-05-29T16:10:00Z" w:initials="CE">
    <w:p w14:paraId="3739DBFE" w14:textId="7108D5C6" w:rsidR="00D77D32" w:rsidRDefault="00D77D32">
      <w:pPr>
        <w:pStyle w:val="CommentText"/>
      </w:pPr>
      <w:r>
        <w:rPr>
          <w:rStyle w:val="CommentReference"/>
        </w:rPr>
        <w:annotationRef/>
      </w:r>
      <w:r>
        <w:t>I think this makes sense, and would be even stronger with a paragraph as described in previous comment</w:t>
      </w:r>
    </w:p>
  </w:comment>
  <w:comment w:id="347" w:author="Camp, Ed" w:date="2022-05-29T16:11:00Z" w:initials="CE">
    <w:p w14:paraId="2ECC3931" w14:textId="1841B420" w:rsidR="00D77D32" w:rsidRDefault="00D77D32">
      <w:pPr>
        <w:pStyle w:val="CommentText"/>
      </w:pPr>
      <w:r>
        <w:rPr>
          <w:rStyle w:val="CommentReference"/>
        </w:rPr>
        <w:annotationRef/>
      </w:r>
      <w:r>
        <w:t xml:space="preserve">If people </w:t>
      </w:r>
      <w:proofErr w:type="gramStart"/>
      <w:r>
        <w:t>don’t</w:t>
      </w:r>
      <w:proofErr w:type="gramEnd"/>
      <w:r>
        <w:t xml:space="preserve"> like “resistance to learning” you could say “This failure to reduce key uncertainties is not unique, but rather is a widespread problem…”</w:t>
      </w:r>
    </w:p>
  </w:comment>
  <w:comment w:id="348" w:author="bill pine"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349" w:author="bill pine"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350" w:author="Camp, Ed" w:date="2022-05-29T16:14:00Z" w:initials="CE">
    <w:p w14:paraId="0987544C" w14:textId="15DF380F" w:rsidR="00D77D32" w:rsidRDefault="00D77D32">
      <w:pPr>
        <w:pStyle w:val="CommentText"/>
      </w:pPr>
      <w:r>
        <w:rPr>
          <w:rStyle w:val="CommentReference"/>
        </w:rPr>
        <w:annotationRef/>
      </w:r>
      <w:r>
        <w:t xml:space="preserve">I tend to personally agree with this, but because the paper </w:t>
      </w:r>
      <w:proofErr w:type="gramStart"/>
      <w:r>
        <w:t>doesn’t</w:t>
      </w:r>
      <w:proofErr w:type="gramEnd"/>
      <w:r>
        <w:t xml:space="preserve"> focus on leadership at all, or really commitment to learning, it feels like a stretch. I think you could credibly say something like. “The analys</w:t>
      </w:r>
      <w:r w:rsidR="00DC39DD">
        <w:t>es described here suggest oyster populations are exceptionally low, and that they have not recovered despite substantial restoration efforts. What these analyses cannot do is determine why. This seems to be in large part because the sum of the restoration design</w:t>
      </w:r>
      <w:r w:rsidR="002D093A">
        <w:t xml:space="preserve">, </w:t>
      </w:r>
      <w:r w:rsidR="00DC39DD">
        <w:t>implementation</w:t>
      </w:r>
      <w:r w:rsidR="002D093A">
        <w:t xml:space="preserve">, and monitoring </w:t>
      </w:r>
      <w:r w:rsidR="00DC39DD">
        <w:t xml:space="preserve">has not provided </w:t>
      </w:r>
      <w:r w:rsidR="002D093A">
        <w:t xml:space="preserve">data useful for distinguishing between alternative hypotheses etc. </w:t>
      </w:r>
      <w:r w:rsidR="002D093A">
        <w:t>etc…</w:t>
      </w:r>
    </w:p>
  </w:comment>
  <w:comment w:id="346" w:author="Geiger, Steve" w:date="2022-05-24T10:12:00Z" w:initials="GS">
    <w:p w14:paraId="6F2DC78E" w14:textId="77777777" w:rsidR="00C26E3E" w:rsidRDefault="00C26E3E" w:rsidP="00406370">
      <w:pPr>
        <w:pStyle w:val="CommentText"/>
      </w:pPr>
      <w:r>
        <w:rPr>
          <w:rStyle w:val="CommentReference"/>
        </w:rPr>
        <w:annotationRef/>
      </w:r>
      <w:r>
        <w:t xml:space="preserve">This part of the </w:t>
      </w:r>
      <w:proofErr w:type="gramStart"/>
      <w:r>
        <w:t>conclusion ,</w:t>
      </w:r>
      <w:proofErr w:type="gramEnd"/>
      <w:r>
        <w:t xml:space="preserve"> again, becomes very judgemental and less scientific.  I think there are probably ways to convey this message better. </w:t>
      </w:r>
    </w:p>
  </w:comment>
  <w:comment w:id="351" w:author="Geiger, Steve" w:date="2022-05-23T17:06:00Z" w:initials="GS">
    <w:p w14:paraId="3E078D7D" w14:textId="4A4D902A" w:rsidR="00C9389D" w:rsidRDefault="00C9389D" w:rsidP="000F4EBC">
      <w:pPr>
        <w:pStyle w:val="CommentText"/>
      </w:pPr>
      <w:r>
        <w:rPr>
          <w:rStyle w:val="CommentReference"/>
        </w:rPr>
        <w:annotationRef/>
      </w:r>
      <w:r>
        <w:t>Highlight the extreme dispersion?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98E9AA" w15:done="0"/>
  <w15:commentEx w15:paraId="31D05102" w15:done="0"/>
  <w15:commentEx w15:paraId="31F6B3C8" w15:done="0"/>
  <w15:commentEx w15:paraId="0CF1F491" w15:done="0"/>
  <w15:commentEx w15:paraId="6C50F123" w15:done="0"/>
  <w15:commentEx w15:paraId="73844178" w15:done="0"/>
  <w15:commentEx w15:paraId="2C7FB8F8" w15:done="0"/>
  <w15:commentEx w15:paraId="5DAE62D0" w15:done="0"/>
  <w15:commentEx w15:paraId="6EE896FE" w15:done="0"/>
  <w15:commentEx w15:paraId="5B8D403B" w15:done="0"/>
  <w15:commentEx w15:paraId="76B3781B" w15:done="0"/>
  <w15:commentEx w15:paraId="516613D4" w15:paraIdParent="76B3781B" w15:done="0"/>
  <w15:commentEx w15:paraId="62F6C348" w15:done="0"/>
  <w15:commentEx w15:paraId="101874A4" w15:done="0"/>
  <w15:commentEx w15:paraId="5F27CF2F" w15:done="0"/>
  <w15:commentEx w15:paraId="7120730F" w15:done="0"/>
  <w15:commentEx w15:paraId="04D42332" w15:done="0"/>
  <w15:commentEx w15:paraId="5890CC0A" w15:done="0"/>
  <w15:commentEx w15:paraId="5C533098" w15:done="0"/>
  <w15:commentEx w15:paraId="297CC960" w15:done="0"/>
  <w15:commentEx w15:paraId="2601016F" w15:done="0"/>
  <w15:commentEx w15:paraId="45AD60AD" w15:done="0"/>
  <w15:commentEx w15:paraId="71BBBEBF" w15:done="0"/>
  <w15:commentEx w15:paraId="56F38AB3" w15:done="0"/>
  <w15:commentEx w15:paraId="3F24C400" w15:done="0"/>
  <w15:commentEx w15:paraId="4AEB16DE" w15:done="0"/>
  <w15:commentEx w15:paraId="1CF29426" w15:done="0"/>
  <w15:commentEx w15:paraId="6FFDC6F8" w15:paraIdParent="1CF29426" w15:done="0"/>
  <w15:commentEx w15:paraId="4C2D9961" w15:done="0"/>
  <w15:commentEx w15:paraId="6EA0D724" w15:done="0"/>
  <w15:commentEx w15:paraId="09EF6F38" w15:paraIdParent="6EA0D724" w15:done="0"/>
  <w15:commentEx w15:paraId="656B767C" w15:done="0"/>
  <w15:commentEx w15:paraId="69E5463F" w15:done="0"/>
  <w15:commentEx w15:paraId="12F7C006" w15:done="0"/>
  <w15:commentEx w15:paraId="78EF0306" w15:done="0"/>
  <w15:commentEx w15:paraId="650B244A" w15:done="0"/>
  <w15:commentEx w15:paraId="6305FC3B" w15:done="0"/>
  <w15:commentEx w15:paraId="0541A9CD" w15:paraIdParent="6305FC3B" w15:done="0"/>
  <w15:commentEx w15:paraId="5B741013" w15:done="0"/>
  <w15:commentEx w15:paraId="7D99C3F1" w15:done="0"/>
  <w15:commentEx w15:paraId="4617897F" w15:done="0"/>
  <w15:commentEx w15:paraId="2ABF0BDA" w15:done="0"/>
  <w15:commentEx w15:paraId="288D2CA3" w15:done="0"/>
  <w15:commentEx w15:paraId="41C782ED" w15:paraIdParent="288D2CA3" w15:done="0"/>
  <w15:commentEx w15:paraId="376A42C3" w15:done="0"/>
  <w15:commentEx w15:paraId="1B7029DC" w15:done="0"/>
  <w15:commentEx w15:paraId="1148E853" w15:done="0"/>
  <w15:commentEx w15:paraId="46D5DFE1" w15:done="0"/>
  <w15:commentEx w15:paraId="4A2BC774" w15:done="0"/>
  <w15:commentEx w15:paraId="718145C7" w15:done="0"/>
  <w15:commentEx w15:paraId="0BC607AE" w15:done="0"/>
  <w15:commentEx w15:paraId="1D14CAB3" w15:done="0"/>
  <w15:commentEx w15:paraId="00547270" w15:done="0"/>
  <w15:commentEx w15:paraId="7B2918D7" w15:done="0"/>
  <w15:commentEx w15:paraId="7628A6C9" w15:done="0"/>
  <w15:commentEx w15:paraId="6F1BD874" w15:done="0"/>
  <w15:commentEx w15:paraId="02C8AA4E" w15:done="0"/>
  <w15:commentEx w15:paraId="028009E9" w15:done="0"/>
  <w15:commentEx w15:paraId="390B2E96" w15:done="0"/>
  <w15:commentEx w15:paraId="342BEA69" w15:done="0"/>
  <w15:commentEx w15:paraId="5993BE92" w15:done="0"/>
  <w15:commentEx w15:paraId="0C9E0EE0" w15:done="0"/>
  <w15:commentEx w15:paraId="016CBF2F" w15:done="0"/>
  <w15:commentEx w15:paraId="5465EE89" w15:done="0"/>
  <w15:commentEx w15:paraId="56CC1015" w15:done="0"/>
  <w15:commentEx w15:paraId="2ECED31E" w15:done="0"/>
  <w15:commentEx w15:paraId="74C4BE0B" w15:done="0"/>
  <w15:commentEx w15:paraId="6055A579" w15:done="0"/>
  <w15:commentEx w15:paraId="0D8442F0" w15:done="0"/>
  <w15:commentEx w15:paraId="33585D04" w15:done="0"/>
  <w15:commentEx w15:paraId="1FA7C6F6" w15:done="0"/>
  <w15:commentEx w15:paraId="44F1507F" w15:done="0"/>
  <w15:commentEx w15:paraId="58240399" w15:done="0"/>
  <w15:commentEx w15:paraId="54728C17" w15:done="0"/>
  <w15:commentEx w15:paraId="6401C68A" w15:done="0"/>
  <w15:commentEx w15:paraId="408993EF" w15:done="0"/>
  <w15:commentEx w15:paraId="5D96CE5A" w15:done="0"/>
  <w15:commentEx w15:paraId="23FD93F7" w15:done="0"/>
  <w15:commentEx w15:paraId="59F457C1" w15:done="0"/>
  <w15:commentEx w15:paraId="561DF8AB" w15:done="0"/>
  <w15:commentEx w15:paraId="3739DBFE" w15:done="0"/>
  <w15:commentEx w15:paraId="2ECC3931" w15:done="0"/>
  <w15:commentEx w15:paraId="16641BAE" w15:done="0"/>
  <w15:commentEx w15:paraId="4E5180A8" w15:done="0"/>
  <w15:commentEx w15:paraId="0987544C" w15:done="0"/>
  <w15:commentEx w15:paraId="6F2DC78E" w15:done="0"/>
  <w15:commentEx w15:paraId="3E078D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5D633" w16cex:dateUtc="2022-05-23T13:45:00Z"/>
  <w16cex:commentExtensible w16cex:durableId="2635E7A8" w16cex:dateUtc="2022-05-23T14:59:00Z"/>
  <w16cex:commentExtensible w16cex:durableId="25AD0F51" w16cex:dateUtc="2022-02-08T20:48:00Z"/>
  <w16cex:commentExtensible w16cex:durableId="263E05E8" w16cex:dateUtc="2022-05-29T18:47:00Z"/>
  <w16cex:commentExtensible w16cex:durableId="263E0638" w16cex:dateUtc="2022-05-29T18:48:00Z"/>
  <w16cex:commentExtensible w16cex:durableId="263E0642" w16cex:dateUtc="2022-05-29T18:48:00Z"/>
  <w16cex:commentExtensible w16cex:durableId="263E064D" w16cex:dateUtc="2022-05-29T18:48:00Z"/>
  <w16cex:commentExtensible w16cex:durableId="263E06B2" w16cex:dateUtc="2022-05-29T18:50:00Z"/>
  <w16cex:commentExtensible w16cex:durableId="2635EDDE" w16cex:dateUtc="2022-05-23T15:26:00Z"/>
  <w16cex:commentExtensible w16cex:durableId="260771F8" w16cex:dateUtc="2022-04-18T09:13:00Z"/>
  <w16cex:commentExtensible w16cex:durableId="26362BAF" w16cex:dateUtc="2022-05-23T19:50:00Z"/>
  <w16cex:commentExtensible w16cex:durableId="263E09DA" w16cex:dateUtc="2022-05-29T19:03:00Z"/>
  <w16cex:commentExtensible w16cex:durableId="26362B4C" w16cex:dateUtc="2022-05-23T19:48:00Z"/>
  <w16cex:commentExtensible w16cex:durableId="263E0ABD" w16cex:dateUtc="2022-05-29T19:07:00Z"/>
  <w16cex:commentExtensible w16cex:durableId="25D86AAE" w16cex:dateUtc="2022-03-13T17:05:00Z"/>
  <w16cex:commentExtensible w16cex:durableId="263E0BC5" w16cex:dateUtc="2022-05-29T19:12:00Z"/>
  <w16cex:commentExtensible w16cex:durableId="263E0C6E" w16cex:dateUtc="2022-05-29T19:14:00Z"/>
  <w16cex:commentExtensible w16cex:durableId="26028A10" w16cex:dateUtc="2022-04-14T15:54:00Z"/>
  <w16cex:commentExtensible w16cex:durableId="26361358" w16cex:dateUtc="2022-05-23T18:06:00Z"/>
  <w16cex:commentExtensible w16cex:durableId="263E0CCC" w16cex:dateUtc="2022-03-13T17:05:00Z"/>
  <w16cex:commentExtensible w16cex:durableId="263E0CCB" w16cex:dateUtc="2022-05-29T19:12:00Z"/>
  <w16cex:commentExtensible w16cex:durableId="263E0D4B" w16cex:dateUtc="2022-05-29T19:18:00Z"/>
  <w16cex:commentExtensible w16cex:durableId="25F2B65F" w16cex:dateUtc="2022-04-02T15:47:00Z"/>
  <w16cex:commentExtensible w16cex:durableId="26362CBE" w16cex:dateUtc="2022-05-23T19:54:00Z"/>
  <w16cex:commentExtensible w16cex:durableId="263E0D89" w16cex:dateUtc="2022-05-29T19:19:00Z"/>
  <w16cex:commentExtensible w16cex:durableId="26028FB9" w16cex:dateUtc="2022-04-14T16:19:00Z"/>
  <w16cex:commentExtensible w16cex:durableId="2636184C" w16cex:dateUtc="2022-05-23T18:27:00Z"/>
  <w16cex:commentExtensible w16cex:durableId="263E0DE5" w16cex:dateUtc="2022-05-29T19:21:00Z"/>
  <w16cex:commentExtensible w16cex:durableId="263E0E34" w16cex:dateUtc="2022-05-29T19:22:00Z"/>
  <w16cex:commentExtensible w16cex:durableId="263631FD" w16cex:dateUtc="2022-05-23T20:17:00Z"/>
  <w16cex:commentExtensible w16cex:durableId="263E0F08" w16cex:dateUtc="2022-05-29T19:26:00Z"/>
  <w16cex:commentExtensible w16cex:durableId="263E0F82" w16cex:dateUtc="2022-05-29T19:28:00Z"/>
  <w16cex:commentExtensible w16cex:durableId="263E1038" w16cex:dateUtc="2022-05-29T19:31:00Z"/>
  <w16cex:commentExtensible w16cex:durableId="263E1073" w16cex:dateUtc="2022-05-29T19:32:00Z"/>
  <w16cex:commentExtensible w16cex:durableId="263632D7" w16cex:dateUtc="2022-05-23T20:20:00Z"/>
  <w16cex:commentExtensible w16cex:durableId="2636335F" w16cex:dateUtc="2022-05-23T20:22:00Z"/>
  <w16cex:commentExtensible w16cex:durableId="26363B57" w16cex:dateUtc="2022-05-23T20:56:00Z"/>
  <w16cex:commentExtensible w16cex:durableId="263E1253" w16cex:dateUtc="2022-05-29T19:40:00Z"/>
  <w16cex:commentExtensible w16cex:durableId="263E1302" w16cex:dateUtc="2022-05-29T19:42:00Z"/>
  <w16cex:commentExtensible w16cex:durableId="25DB2B4F" w16cex:dateUtc="2022-03-15T19:12:00Z"/>
  <w16cex:commentExtensible w16cex:durableId="263E1338" w16cex:dateUtc="2022-05-29T19:43:00Z"/>
  <w16cex:commentExtensible w16cex:durableId="26363B1F" w16cex:dateUtc="2022-05-23T20:55:00Z"/>
  <w16cex:commentExtensible w16cex:durableId="26363C38" w16cex:dateUtc="2022-05-23T21:00:00Z"/>
  <w16cex:commentExtensible w16cex:durableId="263E1390" w16cex:dateUtc="2022-05-29T19:45:00Z"/>
  <w16cex:commentExtensible w16cex:durableId="25EE75DC" w16cex:dateUtc="2022-03-30T10:23:00Z"/>
  <w16cex:commentExtensible w16cex:durableId="26363D30" w16cex:dateUtc="2022-05-23T21:04:00Z"/>
  <w16cex:commentExtensible w16cex:durableId="26363DC0" w16cex:dateUtc="2022-05-23T21:07:00Z"/>
  <w16cex:commentExtensible w16cex:durableId="26363EE1" w16cex:dateUtc="2022-05-23T21:12:00Z"/>
  <w16cex:commentExtensible w16cex:durableId="25EFBBF9" w16cex:dateUtc="2022-03-31T09:34:00Z"/>
  <w16cex:commentExtensible w16cex:durableId="26363F53" w16cex:dateUtc="2022-05-23T21:13:00Z"/>
  <w16cex:commentExtensible w16cex:durableId="26363F2B" w16cex:dateUtc="2022-05-23T21:13:00Z"/>
  <w16cex:commentExtensible w16cex:durableId="26363F87" w16cex:dateUtc="2022-05-23T21:14:00Z"/>
  <w16cex:commentExtensible w16cex:durableId="26364063" w16cex:dateUtc="2022-05-23T21:18:00Z"/>
  <w16cex:commentExtensible w16cex:durableId="263640CC" w16cex:dateUtc="2022-05-23T21:20:00Z"/>
  <w16cex:commentExtensible w16cex:durableId="2636412D" w16cex:dateUtc="2022-05-23T21:21:00Z"/>
  <w16cex:commentExtensible w16cex:durableId="26371E42" w16cex:dateUtc="2022-05-24T13:05:00Z"/>
  <w16cex:commentExtensible w16cex:durableId="263E1553" w16cex:dateUtc="2022-05-29T19:52:00Z"/>
  <w16cex:commentExtensible w16cex:durableId="2637261E" w16cex:dateUtc="2022-05-24T13:38:00Z"/>
  <w16cex:commentExtensible w16cex:durableId="2637265C" w16cex:dateUtc="2022-05-24T13:39:00Z"/>
  <w16cex:commentExtensible w16cex:durableId="260A24AF" w16cex:dateUtc="2022-04-20T10:20:00Z"/>
  <w16cex:commentExtensible w16cex:durableId="263E15CE" w16cex:dateUtc="2022-05-29T19:54:00Z"/>
  <w16cex:commentExtensible w16cex:durableId="263E1722" w16cex:dateUtc="2022-05-29T20:00:00Z"/>
  <w16cex:commentExtensible w16cex:durableId="263E16B3" w16cex:dateUtc="2022-05-29T19:58:00Z"/>
  <w16cex:commentExtensible w16cex:durableId="263E17D2" w16cex:dateUtc="2022-05-29T20:03:00Z"/>
  <w16cex:commentExtensible w16cex:durableId="260A33F2" w16cex:dateUtc="2022-04-20T11:25:00Z"/>
  <w16cex:commentExtensible w16cex:durableId="260A3554" w16cex:dateUtc="2022-04-20T11:31:00Z"/>
  <w16cex:commentExtensible w16cex:durableId="260A38F4" w16cex:dateUtc="2022-04-20T11:47:00Z"/>
  <w16cex:commentExtensible w16cex:durableId="26372BBE" w16cex:dateUtc="2022-05-24T14:02:00Z"/>
  <w16cex:commentExtensible w16cex:durableId="26372BE6" w16cex:dateUtc="2022-05-24T14:03:00Z"/>
  <w16cex:commentExtensible w16cex:durableId="26372C19" w16cex:dateUtc="2022-05-24T14:04:00Z"/>
  <w16cex:commentExtensible w16cex:durableId="26372C57" w16cex:dateUtc="2022-05-24T14:05:00Z"/>
  <w16cex:commentExtensible w16cex:durableId="26372CEC" w16cex:dateUtc="2022-05-24T14:07:00Z"/>
  <w16cex:commentExtensible w16cex:durableId="263E1830" w16cex:dateUtc="2022-05-29T20:05:00Z"/>
  <w16cex:commentExtensible w16cex:durableId="260A6245" w16cex:dateUtc="2022-04-20T14:43:00Z"/>
  <w16cex:commentExtensible w16cex:durableId="260A3E94" w16cex:dateUtc="2022-04-20T12:11:00Z"/>
  <w16cex:commentExtensible w16cex:durableId="26372D3D" w16cex:dateUtc="2022-05-24T14:09:00Z"/>
  <w16cex:commentExtensible w16cex:durableId="263E1872" w16cex:dateUtc="2022-05-29T20:06:00Z"/>
  <w16cex:commentExtensible w16cex:durableId="263E18C9" w16cex:dateUtc="2022-05-29T20:07:00Z"/>
  <w16cex:commentExtensible w16cex:durableId="263E1919" w16cex:dateUtc="2022-05-29T20:08:00Z"/>
  <w16cex:commentExtensible w16cex:durableId="260A4702" w16cex:dateUtc="2022-04-20T12:46:00Z"/>
  <w16cex:commentExtensible w16cex:durableId="263E1991" w16cex:dateUtc="2022-05-29T20:10:00Z"/>
  <w16cex:commentExtensible w16cex:durableId="263E19BC" w16cex:dateUtc="2022-05-29T20:11:00Z"/>
  <w16cex:commentExtensible w16cex:durableId="260A4912" w16cex:dateUtc="2022-04-20T12:55:00Z"/>
  <w16cex:commentExtensible w16cex:durableId="260A4A2D" w16cex:dateUtc="2022-04-20T13:00:00Z"/>
  <w16cex:commentExtensible w16cex:durableId="263E1A49" w16cex:dateUtc="2022-05-29T20:14:00Z"/>
  <w16cex:commentExtensible w16cex:durableId="26372E1C" w16cex:dateUtc="2022-05-24T14:12:00Z"/>
  <w16cex:commentExtensible w16cex:durableId="26363D80" w16cex:dateUtc="2022-05-23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98E9AA" w16cid:durableId="2635D633"/>
  <w16cid:commentId w16cid:paraId="31D05102" w16cid:durableId="2635E7A8"/>
  <w16cid:commentId w16cid:paraId="31F6B3C8" w16cid:durableId="25AD0F51"/>
  <w16cid:commentId w16cid:paraId="0CF1F491" w16cid:durableId="263E05E8"/>
  <w16cid:commentId w16cid:paraId="6C50F123" w16cid:durableId="263E0638"/>
  <w16cid:commentId w16cid:paraId="73844178" w16cid:durableId="263E0642"/>
  <w16cid:commentId w16cid:paraId="2C7FB8F8" w16cid:durableId="263E064D"/>
  <w16cid:commentId w16cid:paraId="5DAE62D0" w16cid:durableId="263E06B2"/>
  <w16cid:commentId w16cid:paraId="6EE896FE" w16cid:durableId="2635EDDE"/>
  <w16cid:commentId w16cid:paraId="5B8D403B" w16cid:durableId="260771F8"/>
  <w16cid:commentId w16cid:paraId="76B3781B" w16cid:durableId="26362BAF"/>
  <w16cid:commentId w16cid:paraId="516613D4" w16cid:durableId="263E09DA"/>
  <w16cid:commentId w16cid:paraId="62F6C348" w16cid:durableId="26362B4C"/>
  <w16cid:commentId w16cid:paraId="101874A4" w16cid:durableId="263E0ABD"/>
  <w16cid:commentId w16cid:paraId="5F27CF2F" w16cid:durableId="25D86AAE"/>
  <w16cid:commentId w16cid:paraId="7120730F" w16cid:durableId="263E0BC5"/>
  <w16cid:commentId w16cid:paraId="04D42332" w16cid:durableId="263E0C6E"/>
  <w16cid:commentId w16cid:paraId="5890CC0A" w16cid:durableId="26028A10"/>
  <w16cid:commentId w16cid:paraId="5C533098" w16cid:durableId="26361358"/>
  <w16cid:commentId w16cid:paraId="297CC960" w16cid:durableId="263E0CCC"/>
  <w16cid:commentId w16cid:paraId="2601016F" w16cid:durableId="263E0CCB"/>
  <w16cid:commentId w16cid:paraId="45AD60AD" w16cid:durableId="263E0D4B"/>
  <w16cid:commentId w16cid:paraId="71BBBEBF" w16cid:durableId="25F2B65F"/>
  <w16cid:commentId w16cid:paraId="56F38AB3" w16cid:durableId="26362CBE"/>
  <w16cid:commentId w16cid:paraId="3F24C400" w16cid:durableId="263E0D89"/>
  <w16cid:commentId w16cid:paraId="4AEB16DE" w16cid:durableId="26028FB9"/>
  <w16cid:commentId w16cid:paraId="1CF29426" w16cid:durableId="2636184C"/>
  <w16cid:commentId w16cid:paraId="6FFDC6F8" w16cid:durableId="263E0DE5"/>
  <w16cid:commentId w16cid:paraId="4C2D9961" w16cid:durableId="263E0E34"/>
  <w16cid:commentId w16cid:paraId="6EA0D724" w16cid:durableId="263631FD"/>
  <w16cid:commentId w16cid:paraId="09EF6F38" w16cid:durableId="263E0F08"/>
  <w16cid:commentId w16cid:paraId="656B767C" w16cid:durableId="263E0F82"/>
  <w16cid:commentId w16cid:paraId="69E5463F" w16cid:durableId="263E1038"/>
  <w16cid:commentId w16cid:paraId="12F7C006" w16cid:durableId="263E1073"/>
  <w16cid:commentId w16cid:paraId="78EF0306" w16cid:durableId="263632D7"/>
  <w16cid:commentId w16cid:paraId="650B244A" w16cid:durableId="2636335F"/>
  <w16cid:commentId w16cid:paraId="6305FC3B" w16cid:durableId="26363B57"/>
  <w16cid:commentId w16cid:paraId="0541A9CD" w16cid:durableId="263E1253"/>
  <w16cid:commentId w16cid:paraId="5B741013" w16cid:durableId="263E1302"/>
  <w16cid:commentId w16cid:paraId="7D99C3F1" w16cid:durableId="25DB2B4F"/>
  <w16cid:commentId w16cid:paraId="4617897F" w16cid:durableId="263E1338"/>
  <w16cid:commentId w16cid:paraId="2ABF0BDA" w16cid:durableId="26363B1F"/>
  <w16cid:commentId w16cid:paraId="288D2CA3" w16cid:durableId="26363C38"/>
  <w16cid:commentId w16cid:paraId="41C782ED" w16cid:durableId="263E1390"/>
  <w16cid:commentId w16cid:paraId="376A42C3" w16cid:durableId="25EE75DC"/>
  <w16cid:commentId w16cid:paraId="1B7029DC" w16cid:durableId="26363D30"/>
  <w16cid:commentId w16cid:paraId="1148E853" w16cid:durableId="26363DC0"/>
  <w16cid:commentId w16cid:paraId="46D5DFE1" w16cid:durableId="26363EE1"/>
  <w16cid:commentId w16cid:paraId="4A2BC774" w16cid:durableId="25EFBBF9"/>
  <w16cid:commentId w16cid:paraId="718145C7" w16cid:durableId="26363F53"/>
  <w16cid:commentId w16cid:paraId="0BC607AE" w16cid:durableId="26363F2B"/>
  <w16cid:commentId w16cid:paraId="1D14CAB3" w16cid:durableId="26363F87"/>
  <w16cid:commentId w16cid:paraId="00547270" w16cid:durableId="26364063"/>
  <w16cid:commentId w16cid:paraId="7B2918D7" w16cid:durableId="263640CC"/>
  <w16cid:commentId w16cid:paraId="7628A6C9" w16cid:durableId="2636412D"/>
  <w16cid:commentId w16cid:paraId="6F1BD874" w16cid:durableId="26371E42"/>
  <w16cid:commentId w16cid:paraId="02C8AA4E" w16cid:durableId="263E1553"/>
  <w16cid:commentId w16cid:paraId="028009E9" w16cid:durableId="2637261E"/>
  <w16cid:commentId w16cid:paraId="390B2E96" w16cid:durableId="2637265C"/>
  <w16cid:commentId w16cid:paraId="342BEA69" w16cid:durableId="260A24AF"/>
  <w16cid:commentId w16cid:paraId="5993BE92" w16cid:durableId="263E15CE"/>
  <w16cid:commentId w16cid:paraId="0C9E0EE0" w16cid:durableId="263E1722"/>
  <w16cid:commentId w16cid:paraId="016CBF2F" w16cid:durableId="263E16B3"/>
  <w16cid:commentId w16cid:paraId="5465EE89" w16cid:durableId="263E17D2"/>
  <w16cid:commentId w16cid:paraId="56CC1015" w16cid:durableId="260A33F2"/>
  <w16cid:commentId w16cid:paraId="2ECED31E" w16cid:durableId="260A3554"/>
  <w16cid:commentId w16cid:paraId="74C4BE0B" w16cid:durableId="260A38F4"/>
  <w16cid:commentId w16cid:paraId="6055A579" w16cid:durableId="26372BBE"/>
  <w16cid:commentId w16cid:paraId="0D8442F0" w16cid:durableId="26372BE6"/>
  <w16cid:commentId w16cid:paraId="33585D04" w16cid:durableId="26372C19"/>
  <w16cid:commentId w16cid:paraId="1FA7C6F6" w16cid:durableId="26372C57"/>
  <w16cid:commentId w16cid:paraId="44F1507F" w16cid:durableId="26372CEC"/>
  <w16cid:commentId w16cid:paraId="58240399" w16cid:durableId="263E1830"/>
  <w16cid:commentId w16cid:paraId="54728C17" w16cid:durableId="260A6245"/>
  <w16cid:commentId w16cid:paraId="6401C68A" w16cid:durableId="260A3E94"/>
  <w16cid:commentId w16cid:paraId="408993EF" w16cid:durableId="26372D3D"/>
  <w16cid:commentId w16cid:paraId="5D96CE5A" w16cid:durableId="263E1872"/>
  <w16cid:commentId w16cid:paraId="23FD93F7" w16cid:durableId="263E18C9"/>
  <w16cid:commentId w16cid:paraId="59F457C1" w16cid:durableId="263E1919"/>
  <w16cid:commentId w16cid:paraId="561DF8AB" w16cid:durableId="260A4702"/>
  <w16cid:commentId w16cid:paraId="3739DBFE" w16cid:durableId="263E1991"/>
  <w16cid:commentId w16cid:paraId="2ECC3931" w16cid:durableId="263E19BC"/>
  <w16cid:commentId w16cid:paraId="16641BAE" w16cid:durableId="260A4912"/>
  <w16cid:commentId w16cid:paraId="4E5180A8" w16cid:durableId="260A4A2D"/>
  <w16cid:commentId w16cid:paraId="0987544C" w16cid:durableId="263E1A49"/>
  <w16cid:commentId w16cid:paraId="6F2DC78E" w16cid:durableId="26372E1C"/>
  <w16cid:commentId w16cid:paraId="3E078D7D" w16cid:durableId="26363D8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iger, Steve">
    <w15:presenceInfo w15:providerId="AD" w15:userId="S::Stephen.Geiger@MyFWC.com::161bdce5-0489-4802-9c46-5d4e7ae76e36"/>
  </w15:person>
  <w15:person w15:author="bill pine">
    <w15:presenceInfo w15:providerId="AD" w15:userId="S::billpine@ufl.edu::484b8fee-3ec8-492f-a4e1-64cc3716f77d"/>
  </w15:person>
  <w15:person w15:author="Camp, Ed">
    <w15:presenceInfo w15:providerId="AD" w15:userId="S::edvcamp@ufl.edu::8ab40458-c78d-4a63-8649-1b44c635b5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sqwFAIiwQEgtAAAA"/>
  </w:docVars>
  <w:rsids>
    <w:rsidRoot w:val="00853094"/>
    <w:rsid w:val="00003FE3"/>
    <w:rsid w:val="00011DBC"/>
    <w:rsid w:val="000142BB"/>
    <w:rsid w:val="00017761"/>
    <w:rsid w:val="00035D83"/>
    <w:rsid w:val="000425CF"/>
    <w:rsid w:val="00042B2A"/>
    <w:rsid w:val="000634CA"/>
    <w:rsid w:val="00066076"/>
    <w:rsid w:val="0009213A"/>
    <w:rsid w:val="00095BA6"/>
    <w:rsid w:val="000B4A97"/>
    <w:rsid w:val="000B5F61"/>
    <w:rsid w:val="000B74EA"/>
    <w:rsid w:val="000C4F46"/>
    <w:rsid w:val="000D00D7"/>
    <w:rsid w:val="000D6F06"/>
    <w:rsid w:val="000F1A4E"/>
    <w:rsid w:val="001050C7"/>
    <w:rsid w:val="001056F7"/>
    <w:rsid w:val="00105EB4"/>
    <w:rsid w:val="00110BB1"/>
    <w:rsid w:val="00111AC2"/>
    <w:rsid w:val="00124F15"/>
    <w:rsid w:val="00135391"/>
    <w:rsid w:val="0014281E"/>
    <w:rsid w:val="00142A76"/>
    <w:rsid w:val="001435DA"/>
    <w:rsid w:val="00144E63"/>
    <w:rsid w:val="00146E90"/>
    <w:rsid w:val="00154723"/>
    <w:rsid w:val="00155D89"/>
    <w:rsid w:val="00162DA9"/>
    <w:rsid w:val="001836A5"/>
    <w:rsid w:val="00183A72"/>
    <w:rsid w:val="00192CFC"/>
    <w:rsid w:val="0019594C"/>
    <w:rsid w:val="001A0FB8"/>
    <w:rsid w:val="001A7831"/>
    <w:rsid w:val="001B5D9D"/>
    <w:rsid w:val="001D6973"/>
    <w:rsid w:val="001E6BE0"/>
    <w:rsid w:val="001F102B"/>
    <w:rsid w:val="001F4E39"/>
    <w:rsid w:val="00200810"/>
    <w:rsid w:val="00225E74"/>
    <w:rsid w:val="002328BF"/>
    <w:rsid w:val="00233B8A"/>
    <w:rsid w:val="00234B71"/>
    <w:rsid w:val="002424BA"/>
    <w:rsid w:val="0024252C"/>
    <w:rsid w:val="00246C8C"/>
    <w:rsid w:val="002626DF"/>
    <w:rsid w:val="002720C8"/>
    <w:rsid w:val="00272D80"/>
    <w:rsid w:val="002740F9"/>
    <w:rsid w:val="00277FAE"/>
    <w:rsid w:val="00283A67"/>
    <w:rsid w:val="002A6D97"/>
    <w:rsid w:val="002C1B3A"/>
    <w:rsid w:val="002C7ED3"/>
    <w:rsid w:val="002D093A"/>
    <w:rsid w:val="002D1A2E"/>
    <w:rsid w:val="002E1880"/>
    <w:rsid w:val="002E6CBD"/>
    <w:rsid w:val="002F512A"/>
    <w:rsid w:val="002F6171"/>
    <w:rsid w:val="00300ED6"/>
    <w:rsid w:val="0031185A"/>
    <w:rsid w:val="00324010"/>
    <w:rsid w:val="00327174"/>
    <w:rsid w:val="00342AA2"/>
    <w:rsid w:val="003431ED"/>
    <w:rsid w:val="00343590"/>
    <w:rsid w:val="003603BC"/>
    <w:rsid w:val="00361E07"/>
    <w:rsid w:val="003664CE"/>
    <w:rsid w:val="00371A1B"/>
    <w:rsid w:val="00373B35"/>
    <w:rsid w:val="00375714"/>
    <w:rsid w:val="00381278"/>
    <w:rsid w:val="003A0487"/>
    <w:rsid w:val="003A05D0"/>
    <w:rsid w:val="003A5067"/>
    <w:rsid w:val="003A6D08"/>
    <w:rsid w:val="003D09A8"/>
    <w:rsid w:val="003D472D"/>
    <w:rsid w:val="003D5C9E"/>
    <w:rsid w:val="003D66B0"/>
    <w:rsid w:val="003F0DCA"/>
    <w:rsid w:val="003F18EB"/>
    <w:rsid w:val="003F392D"/>
    <w:rsid w:val="0040341B"/>
    <w:rsid w:val="004060FE"/>
    <w:rsid w:val="00416FC5"/>
    <w:rsid w:val="004178C1"/>
    <w:rsid w:val="00421B15"/>
    <w:rsid w:val="00422141"/>
    <w:rsid w:val="004263DE"/>
    <w:rsid w:val="00432A94"/>
    <w:rsid w:val="004332BE"/>
    <w:rsid w:val="0046010A"/>
    <w:rsid w:val="004602C6"/>
    <w:rsid w:val="00470B0E"/>
    <w:rsid w:val="0047701A"/>
    <w:rsid w:val="00491D49"/>
    <w:rsid w:val="004A1A8E"/>
    <w:rsid w:val="004A598C"/>
    <w:rsid w:val="004B1C07"/>
    <w:rsid w:val="004C6A14"/>
    <w:rsid w:val="004D0BDC"/>
    <w:rsid w:val="004D1C85"/>
    <w:rsid w:val="004D238B"/>
    <w:rsid w:val="004D614D"/>
    <w:rsid w:val="0050017A"/>
    <w:rsid w:val="00501CA0"/>
    <w:rsid w:val="005020EB"/>
    <w:rsid w:val="00522C85"/>
    <w:rsid w:val="00523BDE"/>
    <w:rsid w:val="005257D0"/>
    <w:rsid w:val="00535AAD"/>
    <w:rsid w:val="00542603"/>
    <w:rsid w:val="00545AFB"/>
    <w:rsid w:val="00550682"/>
    <w:rsid w:val="00552D63"/>
    <w:rsid w:val="00567FC0"/>
    <w:rsid w:val="005712EF"/>
    <w:rsid w:val="0057272B"/>
    <w:rsid w:val="0057423D"/>
    <w:rsid w:val="005745F3"/>
    <w:rsid w:val="005809C9"/>
    <w:rsid w:val="00585E8B"/>
    <w:rsid w:val="00587698"/>
    <w:rsid w:val="005A0590"/>
    <w:rsid w:val="005A0E80"/>
    <w:rsid w:val="005A3CBE"/>
    <w:rsid w:val="005B0098"/>
    <w:rsid w:val="005B3488"/>
    <w:rsid w:val="005B6A13"/>
    <w:rsid w:val="005C2FE7"/>
    <w:rsid w:val="005C5C07"/>
    <w:rsid w:val="005C5FB4"/>
    <w:rsid w:val="005D5537"/>
    <w:rsid w:val="005E4AC9"/>
    <w:rsid w:val="005F1ACC"/>
    <w:rsid w:val="005F53CF"/>
    <w:rsid w:val="00602E34"/>
    <w:rsid w:val="00603DDA"/>
    <w:rsid w:val="006053C6"/>
    <w:rsid w:val="00605474"/>
    <w:rsid w:val="00611BB9"/>
    <w:rsid w:val="0062102F"/>
    <w:rsid w:val="0062195C"/>
    <w:rsid w:val="00626667"/>
    <w:rsid w:val="006278A9"/>
    <w:rsid w:val="00640847"/>
    <w:rsid w:val="006428AE"/>
    <w:rsid w:val="0064356D"/>
    <w:rsid w:val="0064750B"/>
    <w:rsid w:val="00656754"/>
    <w:rsid w:val="00661414"/>
    <w:rsid w:val="006642F9"/>
    <w:rsid w:val="00664C7B"/>
    <w:rsid w:val="00667E1F"/>
    <w:rsid w:val="0067065C"/>
    <w:rsid w:val="00671C2B"/>
    <w:rsid w:val="00674678"/>
    <w:rsid w:val="00685B03"/>
    <w:rsid w:val="00686226"/>
    <w:rsid w:val="00687C45"/>
    <w:rsid w:val="00690771"/>
    <w:rsid w:val="00691675"/>
    <w:rsid w:val="006939E6"/>
    <w:rsid w:val="006A4CF0"/>
    <w:rsid w:val="006A77A1"/>
    <w:rsid w:val="006B1AC1"/>
    <w:rsid w:val="006C185B"/>
    <w:rsid w:val="006C5888"/>
    <w:rsid w:val="006D6B61"/>
    <w:rsid w:val="006D7A93"/>
    <w:rsid w:val="006E1FDF"/>
    <w:rsid w:val="006E2059"/>
    <w:rsid w:val="006E3CC4"/>
    <w:rsid w:val="006E5504"/>
    <w:rsid w:val="006F228A"/>
    <w:rsid w:val="006F3B81"/>
    <w:rsid w:val="006F6287"/>
    <w:rsid w:val="00700597"/>
    <w:rsid w:val="0070216B"/>
    <w:rsid w:val="00705EE6"/>
    <w:rsid w:val="00716E5D"/>
    <w:rsid w:val="00722836"/>
    <w:rsid w:val="00726452"/>
    <w:rsid w:val="00747794"/>
    <w:rsid w:val="0075285F"/>
    <w:rsid w:val="007645BF"/>
    <w:rsid w:val="007671B4"/>
    <w:rsid w:val="00770D86"/>
    <w:rsid w:val="00771D3A"/>
    <w:rsid w:val="007728E8"/>
    <w:rsid w:val="00775058"/>
    <w:rsid w:val="00776A6D"/>
    <w:rsid w:val="007834F9"/>
    <w:rsid w:val="00783990"/>
    <w:rsid w:val="00793763"/>
    <w:rsid w:val="0079387B"/>
    <w:rsid w:val="007A0628"/>
    <w:rsid w:val="007A6DCC"/>
    <w:rsid w:val="007A7C68"/>
    <w:rsid w:val="007C361E"/>
    <w:rsid w:val="007E4D4B"/>
    <w:rsid w:val="007F2C87"/>
    <w:rsid w:val="007F2F19"/>
    <w:rsid w:val="00802DDA"/>
    <w:rsid w:val="00803D33"/>
    <w:rsid w:val="00806A78"/>
    <w:rsid w:val="00807478"/>
    <w:rsid w:val="00811E90"/>
    <w:rsid w:val="00833C71"/>
    <w:rsid w:val="00842D42"/>
    <w:rsid w:val="00853094"/>
    <w:rsid w:val="00871766"/>
    <w:rsid w:val="0087752D"/>
    <w:rsid w:val="008807DB"/>
    <w:rsid w:val="008842B3"/>
    <w:rsid w:val="008847D4"/>
    <w:rsid w:val="00885A8A"/>
    <w:rsid w:val="00886546"/>
    <w:rsid w:val="0089163A"/>
    <w:rsid w:val="0089381E"/>
    <w:rsid w:val="008C1C2B"/>
    <w:rsid w:val="008C1D20"/>
    <w:rsid w:val="008D2765"/>
    <w:rsid w:val="008D6923"/>
    <w:rsid w:val="008E0E5E"/>
    <w:rsid w:val="008F2D5D"/>
    <w:rsid w:val="00912438"/>
    <w:rsid w:val="009135B9"/>
    <w:rsid w:val="009138D2"/>
    <w:rsid w:val="00921CF1"/>
    <w:rsid w:val="00941C7F"/>
    <w:rsid w:val="0094646B"/>
    <w:rsid w:val="00950A67"/>
    <w:rsid w:val="0095139D"/>
    <w:rsid w:val="00952DAF"/>
    <w:rsid w:val="009761AC"/>
    <w:rsid w:val="00977D7D"/>
    <w:rsid w:val="00982007"/>
    <w:rsid w:val="009A01F2"/>
    <w:rsid w:val="009A5795"/>
    <w:rsid w:val="009B1206"/>
    <w:rsid w:val="009D170C"/>
    <w:rsid w:val="009D442A"/>
    <w:rsid w:val="009D6DB0"/>
    <w:rsid w:val="009D7B0A"/>
    <w:rsid w:val="009D7F58"/>
    <w:rsid w:val="009E646F"/>
    <w:rsid w:val="00A0523A"/>
    <w:rsid w:val="00A107F3"/>
    <w:rsid w:val="00A114C9"/>
    <w:rsid w:val="00A21E51"/>
    <w:rsid w:val="00A2283D"/>
    <w:rsid w:val="00A25B13"/>
    <w:rsid w:val="00A25B18"/>
    <w:rsid w:val="00A30DFD"/>
    <w:rsid w:val="00A3189E"/>
    <w:rsid w:val="00A31B85"/>
    <w:rsid w:val="00A31F31"/>
    <w:rsid w:val="00A37F6A"/>
    <w:rsid w:val="00A4473E"/>
    <w:rsid w:val="00A533F2"/>
    <w:rsid w:val="00A80471"/>
    <w:rsid w:val="00A84DB8"/>
    <w:rsid w:val="00A91886"/>
    <w:rsid w:val="00AA1015"/>
    <w:rsid w:val="00AA23E7"/>
    <w:rsid w:val="00AA5416"/>
    <w:rsid w:val="00AA79C4"/>
    <w:rsid w:val="00AB2DF0"/>
    <w:rsid w:val="00AB76EF"/>
    <w:rsid w:val="00AC54CD"/>
    <w:rsid w:val="00AC7DCE"/>
    <w:rsid w:val="00AD43CE"/>
    <w:rsid w:val="00AD5B7C"/>
    <w:rsid w:val="00AD70D9"/>
    <w:rsid w:val="00AE7D5B"/>
    <w:rsid w:val="00AF3465"/>
    <w:rsid w:val="00B00C20"/>
    <w:rsid w:val="00B01AA8"/>
    <w:rsid w:val="00B10DDA"/>
    <w:rsid w:val="00B110FB"/>
    <w:rsid w:val="00B12931"/>
    <w:rsid w:val="00B2408F"/>
    <w:rsid w:val="00B36D6A"/>
    <w:rsid w:val="00B452A8"/>
    <w:rsid w:val="00B50E0F"/>
    <w:rsid w:val="00B51A23"/>
    <w:rsid w:val="00B54A5F"/>
    <w:rsid w:val="00B9774B"/>
    <w:rsid w:val="00BA010D"/>
    <w:rsid w:val="00BA1E35"/>
    <w:rsid w:val="00BA3DA3"/>
    <w:rsid w:val="00BB4898"/>
    <w:rsid w:val="00BB5D4E"/>
    <w:rsid w:val="00BC2996"/>
    <w:rsid w:val="00BC39BC"/>
    <w:rsid w:val="00BC7150"/>
    <w:rsid w:val="00BE4DE7"/>
    <w:rsid w:val="00BE54FD"/>
    <w:rsid w:val="00C004AF"/>
    <w:rsid w:val="00C006EE"/>
    <w:rsid w:val="00C00CF6"/>
    <w:rsid w:val="00C02D67"/>
    <w:rsid w:val="00C03006"/>
    <w:rsid w:val="00C1715F"/>
    <w:rsid w:val="00C20968"/>
    <w:rsid w:val="00C26E3E"/>
    <w:rsid w:val="00C41D40"/>
    <w:rsid w:val="00C44ED0"/>
    <w:rsid w:val="00C519CD"/>
    <w:rsid w:val="00C60143"/>
    <w:rsid w:val="00C6175A"/>
    <w:rsid w:val="00C752FF"/>
    <w:rsid w:val="00C9389D"/>
    <w:rsid w:val="00C9637E"/>
    <w:rsid w:val="00C97CF3"/>
    <w:rsid w:val="00CB1FDD"/>
    <w:rsid w:val="00CB5309"/>
    <w:rsid w:val="00CB6300"/>
    <w:rsid w:val="00CB7969"/>
    <w:rsid w:val="00CC728B"/>
    <w:rsid w:val="00CD09D5"/>
    <w:rsid w:val="00CD2013"/>
    <w:rsid w:val="00CD4DED"/>
    <w:rsid w:val="00CE14CF"/>
    <w:rsid w:val="00CE23F3"/>
    <w:rsid w:val="00CE5288"/>
    <w:rsid w:val="00CF2C26"/>
    <w:rsid w:val="00D00475"/>
    <w:rsid w:val="00D0047F"/>
    <w:rsid w:val="00D01D9D"/>
    <w:rsid w:val="00D05E34"/>
    <w:rsid w:val="00D060AA"/>
    <w:rsid w:val="00D07B21"/>
    <w:rsid w:val="00D11ABB"/>
    <w:rsid w:val="00D143F6"/>
    <w:rsid w:val="00D23457"/>
    <w:rsid w:val="00D24471"/>
    <w:rsid w:val="00D26ADF"/>
    <w:rsid w:val="00D33E65"/>
    <w:rsid w:val="00D3550D"/>
    <w:rsid w:val="00D561A2"/>
    <w:rsid w:val="00D60FA6"/>
    <w:rsid w:val="00D65169"/>
    <w:rsid w:val="00D7367F"/>
    <w:rsid w:val="00D77D32"/>
    <w:rsid w:val="00DA103B"/>
    <w:rsid w:val="00DC39DD"/>
    <w:rsid w:val="00DC5CA1"/>
    <w:rsid w:val="00DD6DD4"/>
    <w:rsid w:val="00DE0BED"/>
    <w:rsid w:val="00DE5BDD"/>
    <w:rsid w:val="00E05C3B"/>
    <w:rsid w:val="00E175C4"/>
    <w:rsid w:val="00E27684"/>
    <w:rsid w:val="00E27C73"/>
    <w:rsid w:val="00E364A8"/>
    <w:rsid w:val="00E37616"/>
    <w:rsid w:val="00E43544"/>
    <w:rsid w:val="00E56514"/>
    <w:rsid w:val="00E57D69"/>
    <w:rsid w:val="00E67B3A"/>
    <w:rsid w:val="00E8399B"/>
    <w:rsid w:val="00E925BD"/>
    <w:rsid w:val="00EA3D77"/>
    <w:rsid w:val="00EA5631"/>
    <w:rsid w:val="00EA7C38"/>
    <w:rsid w:val="00EB2CFC"/>
    <w:rsid w:val="00EB45A7"/>
    <w:rsid w:val="00EB5A0A"/>
    <w:rsid w:val="00EC3FF4"/>
    <w:rsid w:val="00EC4EBE"/>
    <w:rsid w:val="00ED11FF"/>
    <w:rsid w:val="00ED3261"/>
    <w:rsid w:val="00ED5F8F"/>
    <w:rsid w:val="00ED7445"/>
    <w:rsid w:val="00EE25E5"/>
    <w:rsid w:val="00EE6BA0"/>
    <w:rsid w:val="00F03AC4"/>
    <w:rsid w:val="00F15AE8"/>
    <w:rsid w:val="00F16B83"/>
    <w:rsid w:val="00F31408"/>
    <w:rsid w:val="00F32570"/>
    <w:rsid w:val="00F33E0B"/>
    <w:rsid w:val="00F36921"/>
    <w:rsid w:val="00F421E7"/>
    <w:rsid w:val="00F613D3"/>
    <w:rsid w:val="00F6348D"/>
    <w:rsid w:val="00F83EF2"/>
    <w:rsid w:val="00F924E2"/>
    <w:rsid w:val="00F952AC"/>
    <w:rsid w:val="00FA276E"/>
    <w:rsid w:val="00FC0A11"/>
    <w:rsid w:val="00FD2BD5"/>
    <w:rsid w:val="00FD6C66"/>
    <w:rsid w:val="00FE48B4"/>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D6F06"/>
    <w:pPr>
      <w:spacing w:after="0" w:line="240" w:lineRule="auto"/>
    </w:pPr>
  </w:style>
  <w:style w:type="character" w:styleId="LineNumber">
    <w:name w:val="line number"/>
    <w:basedOn w:val="DefaultParagraphFont"/>
    <w:uiPriority w:val="99"/>
    <w:semiHidden/>
    <w:unhideWhenUsed/>
    <w:rsid w:val="008C1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journal.r-project.org/archive/2017/RJ-2017-066/index.html" TargetMode="External"/><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 Id="rId4" Type="http://schemas.openxmlformats.org/officeDocument/2006/relationships/hyperlink" Target="https://doi.org/10.21105/joss.00772"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8264</Words>
  <Characters>47111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Camp, Ed</cp:lastModifiedBy>
  <cp:revision>2</cp:revision>
  <dcterms:created xsi:type="dcterms:W3CDTF">2022-05-29T20:22:00Z</dcterms:created>
  <dcterms:modified xsi:type="dcterms:W3CDTF">2022-05-29T20:22:00Z</dcterms:modified>
</cp:coreProperties>
</file>